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29A36" w14:textId="77777777" w:rsidR="007B38AA" w:rsidRPr="0042773F" w:rsidRDefault="007B38AA" w:rsidP="00A67669">
      <w:pPr>
        <w:spacing w:line="480" w:lineRule="auto"/>
        <w:ind w:firstLine="720"/>
      </w:pPr>
    </w:p>
    <w:p w14:paraId="72641D90" w14:textId="77777777" w:rsidR="008D015D" w:rsidRPr="0042773F" w:rsidRDefault="008D015D" w:rsidP="00A67669">
      <w:pPr>
        <w:spacing w:line="480" w:lineRule="auto"/>
        <w:ind w:firstLine="720"/>
      </w:pPr>
    </w:p>
    <w:p w14:paraId="05CF0638" w14:textId="77777777" w:rsidR="008D015D" w:rsidRPr="0042773F" w:rsidRDefault="008D015D" w:rsidP="00A67669">
      <w:pPr>
        <w:spacing w:line="480" w:lineRule="auto"/>
        <w:ind w:firstLine="720"/>
      </w:pPr>
    </w:p>
    <w:p w14:paraId="2B047825" w14:textId="2DE996AC" w:rsidR="00EB4629" w:rsidRPr="0042773F" w:rsidRDefault="005532C5" w:rsidP="00A67669">
      <w:pPr>
        <w:spacing w:line="480" w:lineRule="auto"/>
        <w:jc w:val="center"/>
        <w:outlineLvl w:val="0"/>
      </w:pPr>
      <w:r w:rsidRPr="0042773F">
        <w:t xml:space="preserve">Target </w:t>
      </w:r>
      <w:r w:rsidR="000A65CA" w:rsidRPr="0042773F">
        <w:t xml:space="preserve">detection and </w:t>
      </w:r>
      <w:r w:rsidRPr="0042773F">
        <w:t xml:space="preserve">discrimination in </w:t>
      </w:r>
      <w:r w:rsidR="00FA0DC7" w:rsidRPr="0042773F">
        <w:t>p</w:t>
      </w:r>
      <w:r w:rsidR="00EB4629" w:rsidRPr="0042773F">
        <w:t>op-out visual search with two targets</w:t>
      </w:r>
    </w:p>
    <w:p w14:paraId="7C45C390" w14:textId="335B2717" w:rsidR="003E421B" w:rsidRPr="0042773F" w:rsidRDefault="003E421B" w:rsidP="00A67669">
      <w:pPr>
        <w:spacing w:line="480" w:lineRule="auto"/>
        <w:jc w:val="center"/>
        <w:outlineLvl w:val="0"/>
        <w:rPr>
          <w:vertAlign w:val="superscript"/>
        </w:rPr>
      </w:pPr>
      <w:r w:rsidRPr="0042773F">
        <w:t xml:space="preserve">James </w:t>
      </w:r>
      <w:r w:rsidR="00F276EE">
        <w:t xml:space="preserve">P. </w:t>
      </w:r>
      <w:r w:rsidRPr="0042773F">
        <w:t>Wilmott</w:t>
      </w:r>
      <w:r w:rsidR="00C11895" w:rsidRPr="0042773F">
        <w:t>*</w:t>
      </w:r>
      <w:r w:rsidR="006D1751" w:rsidRPr="0042773F">
        <w:t xml:space="preserve">, </w:t>
      </w:r>
      <w:r w:rsidR="00C11895" w:rsidRPr="0042773F">
        <w:t>Mukesh</w:t>
      </w:r>
      <w:r w:rsidR="006D1751" w:rsidRPr="0042773F">
        <w:t xml:space="preserve"> </w:t>
      </w:r>
      <w:r w:rsidR="00C11895" w:rsidRPr="0042773F">
        <w:t xml:space="preserve">Makwana* </w:t>
      </w:r>
      <w:r w:rsidR="00D23034" w:rsidRPr="0042773F">
        <w:t>&amp; Joo-Hyun Song</w:t>
      </w:r>
    </w:p>
    <w:p w14:paraId="6230CE49" w14:textId="77777777" w:rsidR="00667A30" w:rsidRPr="0042773F" w:rsidRDefault="00667A30" w:rsidP="00A67669">
      <w:pPr>
        <w:spacing w:line="480" w:lineRule="auto"/>
        <w:jc w:val="center"/>
        <w:outlineLvl w:val="0"/>
      </w:pPr>
    </w:p>
    <w:p w14:paraId="164213AF" w14:textId="1A6C511A" w:rsidR="00801E6B" w:rsidRPr="0042773F" w:rsidRDefault="00D23034" w:rsidP="00A67669">
      <w:pPr>
        <w:spacing w:line="480" w:lineRule="auto"/>
      </w:pPr>
      <w:r w:rsidRPr="0042773F">
        <w:t xml:space="preserve">Department of </w:t>
      </w:r>
      <w:r w:rsidR="006D614D" w:rsidRPr="0042773F">
        <w:t>Cognitive, Linguistic &amp; Psychological Sciences</w:t>
      </w:r>
      <w:r w:rsidR="00801E6B" w:rsidRPr="0042773F">
        <w:t>, Brown University, RI 02912</w:t>
      </w:r>
    </w:p>
    <w:p w14:paraId="722E3662" w14:textId="77777777" w:rsidR="008D015D" w:rsidRPr="0042773F" w:rsidRDefault="008D015D" w:rsidP="00A67669">
      <w:pPr>
        <w:spacing w:line="480" w:lineRule="auto"/>
      </w:pPr>
    </w:p>
    <w:p w14:paraId="5F338499" w14:textId="338F6966" w:rsidR="00C11895" w:rsidRPr="0042773F" w:rsidRDefault="00C11895" w:rsidP="00A67669">
      <w:pPr>
        <w:spacing w:line="480" w:lineRule="auto"/>
        <w:rPr>
          <w:rFonts w:eastAsia="Times New Roman"/>
          <w:lang w:eastAsia="ko-KR"/>
        </w:rPr>
      </w:pPr>
      <w:r w:rsidRPr="0042773F">
        <w:rPr>
          <w:rFonts w:eastAsia="Times New Roman"/>
          <w:lang w:eastAsia="ko-KR"/>
        </w:rPr>
        <w:t xml:space="preserve"> * </w:t>
      </w:r>
      <w:r w:rsidRPr="0042773F">
        <w:t xml:space="preserve">James </w:t>
      </w:r>
      <w:r w:rsidR="00F276EE">
        <w:t xml:space="preserve">P. </w:t>
      </w:r>
      <w:r w:rsidRPr="0042773F">
        <w:t>Wilmott</w:t>
      </w:r>
      <w:r w:rsidRPr="0042773F">
        <w:rPr>
          <w:rFonts w:eastAsia="Times New Roman"/>
          <w:lang w:eastAsia="ko-KR"/>
        </w:rPr>
        <w:t xml:space="preserve"> and </w:t>
      </w:r>
      <w:r w:rsidRPr="0042773F">
        <w:t>Mukesh</w:t>
      </w:r>
      <w:r w:rsidR="006D1751" w:rsidRPr="0042773F">
        <w:t xml:space="preserve"> </w:t>
      </w:r>
      <w:r w:rsidRPr="0042773F">
        <w:t>Makwana</w:t>
      </w:r>
      <w:r w:rsidRPr="0042773F">
        <w:rPr>
          <w:rFonts w:eastAsia="Times New Roman"/>
          <w:lang w:eastAsia="ko-KR"/>
        </w:rPr>
        <w:t xml:space="preserve"> contributed equally and are co-first author</w:t>
      </w:r>
    </w:p>
    <w:p w14:paraId="06C99877" w14:textId="77777777" w:rsidR="00C124B3" w:rsidRPr="0042773F" w:rsidRDefault="00C124B3" w:rsidP="00A67669">
      <w:pPr>
        <w:tabs>
          <w:tab w:val="left" w:pos="284"/>
        </w:tabs>
        <w:spacing w:line="480" w:lineRule="auto"/>
      </w:pPr>
    </w:p>
    <w:p w14:paraId="53044A21" w14:textId="77777777" w:rsidR="00C124B3" w:rsidRPr="0042773F" w:rsidRDefault="00C124B3" w:rsidP="00A67669">
      <w:pPr>
        <w:tabs>
          <w:tab w:val="left" w:pos="284"/>
        </w:tabs>
        <w:spacing w:line="480" w:lineRule="auto"/>
      </w:pPr>
    </w:p>
    <w:p w14:paraId="526A4EED" w14:textId="63151BE1" w:rsidR="00337BE4" w:rsidRPr="0042773F" w:rsidRDefault="00337BE4" w:rsidP="00A67669">
      <w:pPr>
        <w:spacing w:line="480" w:lineRule="auto"/>
      </w:pPr>
      <w:r w:rsidRPr="0042773F">
        <w:t xml:space="preserve">Page count: </w:t>
      </w:r>
      <w:r w:rsidR="005024DA" w:rsidRPr="0042773F">
        <w:t>39</w:t>
      </w:r>
    </w:p>
    <w:p w14:paraId="5362CA1D" w14:textId="3BDB793B" w:rsidR="00337BE4" w:rsidRPr="0042773F" w:rsidRDefault="00337BE4" w:rsidP="00A67669">
      <w:pPr>
        <w:spacing w:line="480" w:lineRule="auto"/>
      </w:pPr>
      <w:r w:rsidRPr="0042773F">
        <w:t xml:space="preserve">Figure count: </w:t>
      </w:r>
      <w:r w:rsidR="00CE7B29" w:rsidRPr="0042773F">
        <w:t>3</w:t>
      </w:r>
      <w:r w:rsidRPr="0042773F">
        <w:t xml:space="preserve"> </w:t>
      </w:r>
    </w:p>
    <w:p w14:paraId="24974640" w14:textId="3594BD26" w:rsidR="00C124B3" w:rsidRPr="0042773F" w:rsidRDefault="00337BE4" w:rsidP="00A67669">
      <w:pPr>
        <w:spacing w:line="480" w:lineRule="auto"/>
      </w:pPr>
      <w:r w:rsidRPr="0042773F">
        <w:t>Keywords: attention, detection, discrimination, pop-out search, additional target</w:t>
      </w:r>
    </w:p>
    <w:p w14:paraId="4A72D1F7" w14:textId="77777777" w:rsidR="00C124B3" w:rsidRPr="0042773F" w:rsidRDefault="00C124B3" w:rsidP="00A67669">
      <w:pPr>
        <w:tabs>
          <w:tab w:val="left" w:pos="284"/>
        </w:tabs>
        <w:spacing w:line="480" w:lineRule="auto"/>
      </w:pPr>
    </w:p>
    <w:p w14:paraId="0A057A47" w14:textId="77777777" w:rsidR="00C124B3" w:rsidRPr="0042773F" w:rsidRDefault="00C124B3" w:rsidP="00A67669">
      <w:pPr>
        <w:tabs>
          <w:tab w:val="left" w:pos="284"/>
        </w:tabs>
        <w:spacing w:line="480" w:lineRule="auto"/>
      </w:pPr>
    </w:p>
    <w:p w14:paraId="39CF373D" w14:textId="3087F0F6" w:rsidR="007A1CE5" w:rsidRPr="0042773F" w:rsidRDefault="007A1CE5" w:rsidP="00A67669">
      <w:pPr>
        <w:pStyle w:val="BodyText"/>
        <w:spacing w:line="480" w:lineRule="auto"/>
        <w:jc w:val="both"/>
      </w:pPr>
      <w:r w:rsidRPr="0042773F">
        <w:t xml:space="preserve">Correspondence to: </w:t>
      </w:r>
      <w:r w:rsidR="00A14947" w:rsidRPr="0042773F">
        <w:t>Joo-Hyun Song</w:t>
      </w:r>
    </w:p>
    <w:p w14:paraId="1B1468D1" w14:textId="5A5F1752" w:rsidR="007A1CE5" w:rsidRPr="0042773F" w:rsidRDefault="007A1CE5" w:rsidP="00A67669">
      <w:pPr>
        <w:pStyle w:val="BodyText"/>
        <w:spacing w:line="480" w:lineRule="auto"/>
        <w:jc w:val="both"/>
      </w:pPr>
      <w:r w:rsidRPr="0042773F">
        <w:t>Department of Cognitive, Linguistics &amp; Psychological Sciences</w:t>
      </w:r>
    </w:p>
    <w:p w14:paraId="0D0E7AA9" w14:textId="47041649" w:rsidR="00443EF5" w:rsidRPr="0042773F" w:rsidRDefault="00443EF5" w:rsidP="00A67669">
      <w:pPr>
        <w:pStyle w:val="BodyText"/>
        <w:spacing w:line="480" w:lineRule="auto"/>
        <w:jc w:val="both"/>
      </w:pPr>
      <w:r w:rsidRPr="0042773F">
        <w:t>Box 1821</w:t>
      </w:r>
    </w:p>
    <w:p w14:paraId="7905DABC" w14:textId="77777777" w:rsidR="007A1CE5" w:rsidRPr="0042773F" w:rsidRDefault="007A1CE5" w:rsidP="00A67669">
      <w:pPr>
        <w:pStyle w:val="BodyText"/>
        <w:spacing w:line="480" w:lineRule="auto"/>
        <w:jc w:val="both"/>
      </w:pPr>
      <w:r w:rsidRPr="0042773F">
        <w:t>Brown University Providence, RI 02912-1821</w:t>
      </w:r>
    </w:p>
    <w:p w14:paraId="70A56311" w14:textId="715B8C46" w:rsidR="007A1CE5" w:rsidRPr="0042773F" w:rsidRDefault="00A14947" w:rsidP="00A67669">
      <w:pPr>
        <w:pStyle w:val="BodyText"/>
        <w:spacing w:line="480" w:lineRule="auto"/>
        <w:jc w:val="both"/>
      </w:pPr>
      <w:r w:rsidRPr="0042773F">
        <w:t>Joo-hyun_song@</w:t>
      </w:r>
      <w:r w:rsidR="007A1CE5" w:rsidRPr="0042773F">
        <w:t>brown.edu</w:t>
      </w:r>
    </w:p>
    <w:p w14:paraId="13D67E49" w14:textId="0F16ABC8" w:rsidR="007A1CE5" w:rsidRPr="0042773F" w:rsidRDefault="007A1CE5" w:rsidP="00A67669">
      <w:pPr>
        <w:pStyle w:val="BodyText"/>
        <w:spacing w:line="480" w:lineRule="auto"/>
        <w:jc w:val="both"/>
      </w:pPr>
      <w:r w:rsidRPr="0042773F">
        <w:t>Tel: 1-401-863-</w:t>
      </w:r>
      <w:r w:rsidR="00B44BF7" w:rsidRPr="0042773F">
        <w:t xml:space="preserve">7666 </w:t>
      </w:r>
      <w:r w:rsidRPr="0042773F">
        <w:t>(P)</w:t>
      </w:r>
    </w:p>
    <w:p w14:paraId="67EE1056" w14:textId="5385FB20" w:rsidR="007A1CE5" w:rsidRPr="0042773F" w:rsidRDefault="007A1CE5" w:rsidP="00A67669">
      <w:pPr>
        <w:pStyle w:val="BodyText"/>
        <w:spacing w:line="480" w:lineRule="auto"/>
        <w:jc w:val="both"/>
      </w:pPr>
      <w:r w:rsidRPr="0042773F">
        <w:t>Fax: 1-401-863-2255 (F)</w:t>
      </w:r>
      <w:r w:rsidRPr="0042773F">
        <w:br w:type="page"/>
      </w:r>
    </w:p>
    <w:p w14:paraId="5513AD16" w14:textId="55FFE8EC" w:rsidR="004A1247" w:rsidRPr="0042773F" w:rsidRDefault="00A07BD9" w:rsidP="00A67669">
      <w:pPr>
        <w:spacing w:line="480" w:lineRule="auto"/>
        <w:jc w:val="center"/>
      </w:pPr>
      <w:r w:rsidRPr="0042773F">
        <w:rPr>
          <w:b/>
        </w:rPr>
        <w:lastRenderedPageBreak/>
        <w:t>Abstract</w:t>
      </w:r>
    </w:p>
    <w:p w14:paraId="0BECF64E" w14:textId="50FE6450" w:rsidR="00197179" w:rsidRPr="0042773F" w:rsidRDefault="00B95279" w:rsidP="00A67669">
      <w:pPr>
        <w:spacing w:line="480" w:lineRule="auto"/>
        <w:rPr>
          <w:strike/>
        </w:rPr>
      </w:pPr>
      <w:r w:rsidRPr="0042773F">
        <w:t xml:space="preserve">To successfully interact in </w:t>
      </w:r>
      <w:r w:rsidR="00582F4D" w:rsidRPr="0042773F">
        <w:t>complex</w:t>
      </w:r>
      <w:r w:rsidRPr="0042773F">
        <w:t xml:space="preserve"> </w:t>
      </w:r>
      <w:r w:rsidR="00F9187D" w:rsidRPr="0042773F">
        <w:t xml:space="preserve">and crowded </w:t>
      </w:r>
      <w:r w:rsidRPr="0042773F">
        <w:t>environments, we often perform visual search</w:t>
      </w:r>
      <w:r w:rsidR="00344B82" w:rsidRPr="0042773F">
        <w:t xml:space="preserve"> </w:t>
      </w:r>
      <w:r w:rsidRPr="0042773F">
        <w:t>to detect or identify</w:t>
      </w:r>
      <w:r w:rsidRPr="0042773F">
        <w:rPr>
          <w:lang w:eastAsia="ko-KR"/>
        </w:rPr>
        <w:t xml:space="preserve"> </w:t>
      </w:r>
      <w:r w:rsidR="00F276EE">
        <w:rPr>
          <w:lang w:eastAsia="ko-KR"/>
        </w:rPr>
        <w:t xml:space="preserve">a </w:t>
      </w:r>
      <w:r w:rsidRPr="0042773F">
        <w:rPr>
          <w:lang w:eastAsia="ko-KR"/>
        </w:rPr>
        <w:t>relevant</w:t>
      </w:r>
      <w:r w:rsidR="00F276EE">
        <w:rPr>
          <w:lang w:eastAsia="ko-KR"/>
        </w:rPr>
        <w:t xml:space="preserve"> </w:t>
      </w:r>
      <w:r w:rsidR="00A37E85" w:rsidRPr="0042773F">
        <w:rPr>
          <w:lang w:eastAsia="ko-KR"/>
        </w:rPr>
        <w:t xml:space="preserve">target (or targets) </w:t>
      </w:r>
      <w:r w:rsidR="00582F4D" w:rsidRPr="0042773F">
        <w:rPr>
          <w:lang w:eastAsia="ko-KR"/>
        </w:rPr>
        <w:t>among distractors</w:t>
      </w:r>
      <w:r w:rsidRPr="0042773F">
        <w:rPr>
          <w:lang w:eastAsia="ko-KR"/>
        </w:rPr>
        <w:t xml:space="preserve">. </w:t>
      </w:r>
      <w:r w:rsidR="00F9187D" w:rsidRPr="0042773F">
        <w:rPr>
          <w:lang w:eastAsia="ko-KR"/>
        </w:rPr>
        <w:t>Previous studies have reported</w:t>
      </w:r>
      <w:r w:rsidR="00F276EE">
        <w:rPr>
          <w:lang w:eastAsia="ko-KR"/>
        </w:rPr>
        <w:t xml:space="preserve"> a</w:t>
      </w:r>
      <w:r w:rsidR="00F9187D" w:rsidRPr="0042773F">
        <w:rPr>
          <w:lang w:eastAsia="ko-KR"/>
        </w:rPr>
        <w:t xml:space="preserve"> </w:t>
      </w:r>
      <w:r w:rsidR="00F9187D" w:rsidRPr="0042773F">
        <w:rPr>
          <w:i/>
          <w:iCs/>
        </w:rPr>
        <w:t>redundancy gain</w:t>
      </w:r>
      <w:r w:rsidR="00F9187D" w:rsidRPr="0042773F">
        <w:t xml:space="preserve"> w</w:t>
      </w:r>
      <w:r w:rsidR="00330C7B" w:rsidRPr="0042773F">
        <w:t xml:space="preserve">hen </w:t>
      </w:r>
      <w:r w:rsidR="00F276EE">
        <w:t>two targets instead of one</w:t>
      </w:r>
      <w:r w:rsidR="00330C7B" w:rsidRPr="0042773F">
        <w:t xml:space="preserve"> are presented i</w:t>
      </w:r>
      <w:r w:rsidR="00855E20" w:rsidRPr="0042773F">
        <w:t>n a simple target detectio</w:t>
      </w:r>
      <w:r w:rsidR="00F9187D" w:rsidRPr="0042773F">
        <w:t>n task.</w:t>
      </w:r>
      <w:r w:rsidR="00801F5A" w:rsidRPr="0042773F">
        <w:t xml:space="preserve"> </w:t>
      </w:r>
      <w:r w:rsidR="00F9187D" w:rsidRPr="0042773F">
        <w:t>H</w:t>
      </w:r>
      <w:r w:rsidR="00FA6A44" w:rsidRPr="0042773F">
        <w:t xml:space="preserve">owever, </w:t>
      </w:r>
      <w:r w:rsidR="006D1751" w:rsidRPr="0042773F">
        <w:t xml:space="preserve">research is scant about </w:t>
      </w:r>
      <w:r w:rsidR="00F9187D" w:rsidRPr="0042773F">
        <w:t xml:space="preserve">the </w:t>
      </w:r>
      <w:r w:rsidR="00582F4D" w:rsidRPr="0042773F">
        <w:t xml:space="preserve">role </w:t>
      </w:r>
      <w:r w:rsidR="00F9187D" w:rsidRPr="0042773F">
        <w:t xml:space="preserve">of multiple targets </w:t>
      </w:r>
      <w:r w:rsidR="00DF01B5" w:rsidRPr="0042773F">
        <w:t>in</w:t>
      </w:r>
      <w:r w:rsidR="00330C7B" w:rsidRPr="0042773F">
        <w:t xml:space="preserve"> </w:t>
      </w:r>
      <w:r w:rsidR="00FA6A44" w:rsidRPr="0042773F">
        <w:t>target discrimination</w:t>
      </w:r>
      <w:r w:rsidR="00E1612C" w:rsidRPr="0042773F">
        <w:t xml:space="preserve"> task</w:t>
      </w:r>
      <w:r w:rsidR="00F276EE">
        <w:t>s,</w:t>
      </w:r>
      <w:r w:rsidR="00AD2054" w:rsidRPr="0042773F">
        <w:t xml:space="preserve"> especially in the context of visual search</w:t>
      </w:r>
      <w:r w:rsidR="00FA6A44" w:rsidRPr="0042773F">
        <w:t xml:space="preserve">. </w:t>
      </w:r>
      <w:r w:rsidR="006511E2" w:rsidRPr="0042773F">
        <w:t>Here, we address this question and investigate its underlying mechanisms</w:t>
      </w:r>
      <w:r w:rsidR="00E1612C" w:rsidRPr="0042773F">
        <w:t xml:space="preserve"> in a pop-out </w:t>
      </w:r>
      <w:r w:rsidR="00443EF5" w:rsidRPr="0042773F">
        <w:t xml:space="preserve">search </w:t>
      </w:r>
      <w:r w:rsidR="00E1612C" w:rsidRPr="0042773F">
        <w:t>paradigm</w:t>
      </w:r>
      <w:r w:rsidR="006511E2" w:rsidRPr="0042773F">
        <w:t xml:space="preserve">. </w:t>
      </w:r>
      <w:r w:rsidR="00FA6A44" w:rsidRPr="0042773F">
        <w:t xml:space="preserve">In </w:t>
      </w:r>
      <w:r w:rsidR="00E1612C" w:rsidRPr="0042773F">
        <w:t>Exp</w:t>
      </w:r>
      <w:r w:rsidR="00F276EE">
        <w:t>eriment</w:t>
      </w:r>
      <w:r w:rsidR="00F276EE" w:rsidRPr="0042773F">
        <w:t xml:space="preserve"> </w:t>
      </w:r>
      <w:r w:rsidR="00E1612C" w:rsidRPr="0042773F">
        <w:t>1</w:t>
      </w:r>
      <w:r w:rsidR="00FA6A44" w:rsidRPr="0042773F">
        <w:t xml:space="preserve">, </w:t>
      </w:r>
      <w:r w:rsidR="00E1612C" w:rsidRPr="0042773F">
        <w:t xml:space="preserve">we directly compared visual search performance for one or two targets for detection </w:t>
      </w:r>
      <w:r w:rsidR="00F9187D" w:rsidRPr="0042773F">
        <w:t>or</w:t>
      </w:r>
      <w:r w:rsidR="00E1612C" w:rsidRPr="0042773F">
        <w:t xml:space="preserve"> discrimination task</w:t>
      </w:r>
      <w:r w:rsidR="00F276EE">
        <w:t>s.</w:t>
      </w:r>
      <w:r w:rsidR="00E1612C" w:rsidRPr="0042773F">
        <w:t xml:space="preserve"> </w:t>
      </w:r>
      <w:r w:rsidR="00F276EE">
        <w:t>We found</w:t>
      </w:r>
      <w:r w:rsidR="00F276EE" w:rsidRPr="0042773F">
        <w:t xml:space="preserve"> </w:t>
      </w:r>
      <w:r w:rsidR="00E1612C" w:rsidRPr="0042773F">
        <w:t>that two targets led to</w:t>
      </w:r>
      <w:r w:rsidR="00F276EE">
        <w:t xml:space="preserve"> a</w:t>
      </w:r>
      <w:r w:rsidR="00E1612C" w:rsidRPr="0042773F">
        <w:t xml:space="preserve"> </w:t>
      </w:r>
      <w:r w:rsidR="00E1612C" w:rsidRPr="004B1600">
        <w:rPr>
          <w:rPrChange w:id="0" w:author="Wilmott, James" w:date="2022-01-05T11:07:00Z">
            <w:rPr>
              <w:i/>
              <w:iCs/>
            </w:rPr>
          </w:rPrChange>
        </w:rPr>
        <w:t>redundancy gain</w:t>
      </w:r>
      <w:r w:rsidR="00E1612C" w:rsidRPr="0042773F">
        <w:t xml:space="preserve"> </w:t>
      </w:r>
      <w:r w:rsidR="00F9187D" w:rsidRPr="0042773F">
        <w:t>for</w:t>
      </w:r>
      <w:r w:rsidR="00E1612C" w:rsidRPr="0042773F">
        <w:t xml:space="preserve"> detection, whereas it led to </w:t>
      </w:r>
      <w:r w:rsidR="00E1612C" w:rsidRPr="0042773F">
        <w:rPr>
          <w:i/>
          <w:iCs/>
        </w:rPr>
        <w:t>redundancy cost</w:t>
      </w:r>
      <w:r w:rsidR="00E1612C" w:rsidRPr="0042773F">
        <w:t xml:space="preserve"> </w:t>
      </w:r>
      <w:r w:rsidR="00F9187D" w:rsidRPr="0042773F">
        <w:t>for</w:t>
      </w:r>
      <w:r w:rsidR="00E1612C" w:rsidRPr="0042773F">
        <w:t xml:space="preserve"> discrimination task. T</w:t>
      </w:r>
      <w:r w:rsidRPr="0042773F">
        <w:t>o</w:t>
      </w:r>
      <w:r w:rsidR="00AD3A7A" w:rsidRPr="0042773F">
        <w:t xml:space="preserve"> </w:t>
      </w:r>
      <w:r w:rsidRPr="0042773F">
        <w:t xml:space="preserve">understand </w:t>
      </w:r>
      <w:r w:rsidR="007C26CE" w:rsidRPr="0042773F">
        <w:t xml:space="preserve">the basis </w:t>
      </w:r>
      <w:r w:rsidR="00E1612C" w:rsidRPr="0042773F">
        <w:t xml:space="preserve">for </w:t>
      </w:r>
      <w:r w:rsidR="00F276EE">
        <w:t xml:space="preserve">the </w:t>
      </w:r>
      <w:r w:rsidR="007C26CE" w:rsidRPr="0042773F">
        <w:t xml:space="preserve">redundancy cost observed </w:t>
      </w:r>
      <w:r w:rsidR="007C7C4B" w:rsidRPr="0042773F">
        <w:t xml:space="preserve">in </w:t>
      </w:r>
      <w:r w:rsidR="007C26CE" w:rsidRPr="0042773F">
        <w:t>discrimination</w:t>
      </w:r>
      <w:r w:rsidR="007C7C4B" w:rsidRPr="0042773F">
        <w:t xml:space="preserve"> task</w:t>
      </w:r>
      <w:r w:rsidR="00F276EE">
        <w:t>s</w:t>
      </w:r>
      <w:r w:rsidR="00E1612C" w:rsidRPr="0042773F">
        <w:t xml:space="preserve"> for multiple targets</w:t>
      </w:r>
      <w:r w:rsidRPr="0042773F">
        <w:t xml:space="preserve">, we </w:t>
      </w:r>
      <w:r w:rsidR="006549CE" w:rsidRPr="0042773F">
        <w:t xml:space="preserve">further </w:t>
      </w:r>
      <w:r w:rsidRPr="0042773F">
        <w:t xml:space="preserve">investigated </w:t>
      </w:r>
      <w:r w:rsidR="00AD3A7A" w:rsidRPr="0042773F">
        <w:t xml:space="preserve">the role of perceptual grouping </w:t>
      </w:r>
      <w:r w:rsidR="002A4BBF" w:rsidRPr="0042773F">
        <w:t>(Exp</w:t>
      </w:r>
      <w:r w:rsidR="00F276EE">
        <w:t>eriment</w:t>
      </w:r>
      <w:r w:rsidR="002A4BBF" w:rsidRPr="0042773F">
        <w:t xml:space="preserve"> 2) </w:t>
      </w:r>
      <w:r w:rsidR="00AD3A7A" w:rsidRPr="0042773F">
        <w:t xml:space="preserve">and </w:t>
      </w:r>
      <w:r w:rsidR="00330C7B" w:rsidRPr="0042773F">
        <w:t>stimulus</w:t>
      </w:r>
      <w:r w:rsidR="00515A28" w:rsidRPr="0042773F">
        <w:t>-</w:t>
      </w:r>
      <w:r w:rsidR="002A4BBF" w:rsidRPr="0042773F">
        <w:t>response feature compatibility (Exp</w:t>
      </w:r>
      <w:r w:rsidR="00F276EE">
        <w:t>eriment</w:t>
      </w:r>
      <w:r w:rsidR="002A4BBF" w:rsidRPr="0042773F">
        <w:t xml:space="preserve"> 3)</w:t>
      </w:r>
      <w:r w:rsidRPr="0042773F">
        <w:t xml:space="preserve">. </w:t>
      </w:r>
      <w:r w:rsidR="008B642E" w:rsidRPr="0042773F">
        <w:t xml:space="preserve">We </w:t>
      </w:r>
      <w:r w:rsidR="00BF7F5B" w:rsidRPr="0042773F">
        <w:t>determined</w:t>
      </w:r>
      <w:r w:rsidR="008B642E" w:rsidRPr="0042773F">
        <w:t xml:space="preserve"> that the strength of perceptual grouping among homogenous distractors was </w:t>
      </w:r>
      <w:r w:rsidR="006549CE" w:rsidRPr="0042773F">
        <w:t xml:space="preserve">attenuated </w:t>
      </w:r>
      <w:r w:rsidR="008B642E" w:rsidRPr="0042773F">
        <w:t xml:space="preserve">when two targets were present compared to one. </w:t>
      </w:r>
      <w:r w:rsidR="006549CE" w:rsidRPr="0042773F">
        <w:t>W</w:t>
      </w:r>
      <w:r w:rsidR="000F6BB7" w:rsidRPr="0042773F">
        <w:t xml:space="preserve">e </w:t>
      </w:r>
      <w:r w:rsidR="006549CE" w:rsidRPr="0042773F">
        <w:t xml:space="preserve">also </w:t>
      </w:r>
      <w:r w:rsidR="000F6BB7" w:rsidRPr="0042773F">
        <w:t xml:space="preserve">found that </w:t>
      </w:r>
      <w:r w:rsidR="00337BE4" w:rsidRPr="0042773F">
        <w:t>response</w:t>
      </w:r>
      <w:r w:rsidR="00515A28" w:rsidRPr="0042773F">
        <w:t xml:space="preserve"> </w:t>
      </w:r>
      <w:r w:rsidR="007D4C35" w:rsidRPr="0042773F">
        <w:t>compatibility</w:t>
      </w:r>
      <w:r w:rsidR="00337BE4" w:rsidRPr="0042773F">
        <w:t xml:space="preserve"> </w:t>
      </w:r>
      <w:r w:rsidR="0000611A" w:rsidRPr="0042773F">
        <w:t xml:space="preserve">between two targets </w:t>
      </w:r>
      <w:r w:rsidR="00FF6F4E" w:rsidRPr="0042773F">
        <w:t>contributed more to redundancy cost compared to</w:t>
      </w:r>
      <w:r w:rsidR="00337BE4" w:rsidRPr="0042773F">
        <w:t xml:space="preserve"> </w:t>
      </w:r>
      <w:r w:rsidR="00515A28" w:rsidRPr="0042773F">
        <w:t xml:space="preserve">perceptual </w:t>
      </w:r>
      <w:r w:rsidR="007D4C35" w:rsidRPr="0042773F">
        <w:t>compatibility</w:t>
      </w:r>
      <w:r w:rsidR="00337BE4" w:rsidRPr="0042773F">
        <w:t xml:space="preserve">. </w:t>
      </w:r>
      <w:r w:rsidR="0078543B" w:rsidRPr="0042773F">
        <w:t xml:space="preserve">Taken together, </w:t>
      </w:r>
      <w:r w:rsidR="00337BE4" w:rsidRPr="0042773F">
        <w:t xml:space="preserve">our results show how pop-out search </w:t>
      </w:r>
      <w:r w:rsidR="00E1612C" w:rsidRPr="0042773F">
        <w:t xml:space="preserve">involving </w:t>
      </w:r>
      <w:r w:rsidR="00337BE4" w:rsidRPr="0042773F">
        <w:t xml:space="preserve">two targets </w:t>
      </w:r>
      <w:r w:rsidR="00F4228F" w:rsidRPr="0042773F">
        <w:t>is</w:t>
      </w:r>
      <w:r w:rsidR="00337BE4" w:rsidRPr="0042773F">
        <w:t xml:space="preserve"> modulated by the </w:t>
      </w:r>
      <w:r w:rsidR="00DB5900" w:rsidRPr="0042773F">
        <w:t>level of</w:t>
      </w:r>
      <w:ins w:id="1" w:author="Wilmott, James" w:date="2022-01-05T11:08:00Z">
        <w:r w:rsidR="000542A8">
          <w:t xml:space="preserve"> feature</w:t>
        </w:r>
      </w:ins>
      <w:r w:rsidR="00DB5900" w:rsidRPr="0042773F">
        <w:t xml:space="preserve"> processing</w:t>
      </w:r>
      <w:r w:rsidR="00337BE4" w:rsidRPr="0042773F">
        <w:t xml:space="preserve">, perceptual grouping, and </w:t>
      </w:r>
      <w:del w:id="2" w:author="Wilmott, James" w:date="2022-01-05T11:08:00Z">
        <w:r w:rsidR="005F1E3D" w:rsidRPr="0042773F" w:rsidDel="00A40AB0">
          <w:delText xml:space="preserve">the </w:delText>
        </w:r>
      </w:del>
      <w:r w:rsidR="00337BE4" w:rsidRPr="0042773F">
        <w:t>compatibility of perceptual and response features.</w:t>
      </w:r>
    </w:p>
    <w:p w14:paraId="6AEBD82B" w14:textId="77777777" w:rsidR="00197179" w:rsidRPr="0042773F" w:rsidRDefault="00197179" w:rsidP="00A67669">
      <w:pPr>
        <w:spacing w:line="480" w:lineRule="auto"/>
        <w:ind w:firstLine="720"/>
      </w:pPr>
    </w:p>
    <w:p w14:paraId="65CF56F7" w14:textId="77777777" w:rsidR="0078543B" w:rsidRPr="0042773F" w:rsidRDefault="0078543B" w:rsidP="00A67669">
      <w:pPr>
        <w:spacing w:line="480" w:lineRule="auto"/>
        <w:ind w:firstLine="720"/>
      </w:pPr>
    </w:p>
    <w:p w14:paraId="7748D8C4" w14:textId="00059D77" w:rsidR="008B642E" w:rsidRPr="0042773F" w:rsidRDefault="008B642E" w:rsidP="00A67669">
      <w:pPr>
        <w:spacing w:line="480" w:lineRule="auto"/>
        <w:ind w:firstLine="720"/>
      </w:pPr>
    </w:p>
    <w:p w14:paraId="0B0D7DF1" w14:textId="77777777" w:rsidR="006E79EC" w:rsidRPr="0042773F" w:rsidRDefault="006E79EC" w:rsidP="00A67669">
      <w:pPr>
        <w:spacing w:line="480" w:lineRule="auto"/>
      </w:pPr>
    </w:p>
    <w:p w14:paraId="405CD3A9" w14:textId="15E7A87C" w:rsidR="005B698F" w:rsidRPr="0042773F" w:rsidRDefault="00337BE4" w:rsidP="00A67669">
      <w:pPr>
        <w:spacing w:line="480" w:lineRule="auto"/>
      </w:pPr>
      <w:r w:rsidRPr="0042773F">
        <w:rPr>
          <w:b/>
        </w:rPr>
        <w:br w:type="page"/>
      </w:r>
    </w:p>
    <w:p w14:paraId="5AA0652D" w14:textId="72F9C293" w:rsidR="00B27699" w:rsidRPr="00B27699" w:rsidRDefault="00B27699" w:rsidP="00B27699">
      <w:pPr>
        <w:widowControl w:val="0"/>
        <w:autoSpaceDE w:val="0"/>
        <w:autoSpaceDN w:val="0"/>
        <w:adjustRightInd w:val="0"/>
        <w:spacing w:line="480" w:lineRule="auto"/>
        <w:ind w:firstLine="720"/>
        <w:jc w:val="center"/>
        <w:rPr>
          <w:b/>
          <w:bCs/>
        </w:rPr>
      </w:pPr>
      <w:r w:rsidRPr="00B27699">
        <w:rPr>
          <w:b/>
          <w:bCs/>
        </w:rPr>
        <w:lastRenderedPageBreak/>
        <w:t>Introduction</w:t>
      </w:r>
    </w:p>
    <w:p w14:paraId="6AEB4457" w14:textId="125AA35A" w:rsidR="00C80C8B" w:rsidRPr="0042773F" w:rsidRDefault="00C359AD" w:rsidP="00A67669">
      <w:pPr>
        <w:widowControl w:val="0"/>
        <w:autoSpaceDE w:val="0"/>
        <w:autoSpaceDN w:val="0"/>
        <w:adjustRightInd w:val="0"/>
        <w:spacing w:line="480" w:lineRule="auto"/>
        <w:ind w:firstLine="720"/>
        <w:rPr>
          <w:rFonts w:eastAsia="Times New Roman"/>
        </w:rPr>
      </w:pPr>
      <w:r w:rsidRPr="0042773F">
        <w:t xml:space="preserve">Everyday visual scenes are often complex and crowded, where many objects compete for </w:t>
      </w:r>
      <w:r w:rsidR="001834EF" w:rsidRPr="0042773F">
        <w:t xml:space="preserve">visual </w:t>
      </w:r>
      <w:r w:rsidRPr="0042773F">
        <w:t>attention</w:t>
      </w:r>
      <w:r w:rsidR="00B95279" w:rsidRPr="0042773F">
        <w:t xml:space="preserve"> </w:t>
      </w:r>
      <w:r w:rsidRPr="0042773F">
        <w:t>and selection. To successfully interact in such environments, animals (including humans) often perform visual search to detect or identify</w:t>
      </w:r>
      <w:r w:rsidRPr="0042773F">
        <w:rPr>
          <w:lang w:eastAsia="ko-KR"/>
        </w:rPr>
        <w:t xml:space="preserve"> relevant objects</w:t>
      </w:r>
      <w:r w:rsidR="007B08BE" w:rsidRPr="0042773F">
        <w:rPr>
          <w:lang w:eastAsia="ko-KR"/>
        </w:rPr>
        <w:t xml:space="preserve"> among distractors</w:t>
      </w:r>
      <w:r w:rsidRPr="0042773F">
        <w:rPr>
          <w:lang w:eastAsia="ko-KR"/>
        </w:rPr>
        <w:t xml:space="preserve">. </w:t>
      </w:r>
      <w:r w:rsidRPr="0042773F">
        <w:t xml:space="preserve">Looking for a key on a messy desk, detecting predators, foraging for apples, </w:t>
      </w:r>
      <w:r w:rsidR="007F0F23" w:rsidRPr="0042773F">
        <w:t xml:space="preserve">and </w:t>
      </w:r>
      <w:r w:rsidR="002B4B58" w:rsidRPr="0042773F">
        <w:t xml:space="preserve">security </w:t>
      </w:r>
      <w:r w:rsidRPr="0042773F">
        <w:t>screening at the airport</w:t>
      </w:r>
      <w:r w:rsidR="000E7766" w:rsidRPr="0042773F">
        <w:t xml:space="preserve"> </w:t>
      </w:r>
      <w:r w:rsidRPr="0042773F">
        <w:t xml:space="preserve">are all examples of visual search. </w:t>
      </w:r>
      <w:r w:rsidR="00240DC9" w:rsidRPr="0042773F">
        <w:t xml:space="preserve">Visual search </w:t>
      </w:r>
      <w:r w:rsidR="005E23A6" w:rsidRPr="0042773F">
        <w:t xml:space="preserve">links </w:t>
      </w:r>
      <w:r w:rsidR="00240DC9" w:rsidRPr="0042773F">
        <w:t xml:space="preserve">what we do in our daily life to </w:t>
      </w:r>
      <w:r w:rsidR="007C59C7" w:rsidRPr="0042773F">
        <w:t xml:space="preserve">neural and behavioral </w:t>
      </w:r>
      <w:r w:rsidR="00240DC9" w:rsidRPr="0042773F">
        <w:t xml:space="preserve">mechanisms of </w:t>
      </w:r>
      <w:r w:rsidR="007C59C7" w:rsidRPr="0042773F">
        <w:t xml:space="preserve">the </w:t>
      </w:r>
      <w:r w:rsidR="00240DC9" w:rsidRPr="0042773F">
        <w:t>visual system</w:t>
      </w:r>
      <w:r w:rsidR="005E23A6" w:rsidRPr="0042773F">
        <w:t xml:space="preserve"> and</w:t>
      </w:r>
      <w:r w:rsidR="00240DC9" w:rsidRPr="0042773F">
        <w:t xml:space="preserve"> has </w:t>
      </w:r>
      <w:r w:rsidR="00F22EC5" w:rsidRPr="0042773F">
        <w:t>implications in</w:t>
      </w:r>
      <w:r w:rsidR="00240DC9" w:rsidRPr="0042773F">
        <w:t xml:space="preserve"> </w:t>
      </w:r>
      <w:r w:rsidR="00F22EC5" w:rsidRPr="0042773F">
        <w:t>psychology</w:t>
      </w:r>
      <w:r w:rsidR="00240DC9" w:rsidRPr="0042773F">
        <w:t xml:space="preserve">, vision </w:t>
      </w:r>
      <w:r w:rsidR="00F22EC5" w:rsidRPr="0042773F">
        <w:t>science</w:t>
      </w:r>
      <w:r w:rsidR="00240DC9" w:rsidRPr="0042773F">
        <w:t xml:space="preserve">, </w:t>
      </w:r>
      <w:r w:rsidR="00F22EC5" w:rsidRPr="0042773F">
        <w:t>neuroscience</w:t>
      </w:r>
      <w:r w:rsidR="00240DC9" w:rsidRPr="0042773F">
        <w:t xml:space="preserve">, and </w:t>
      </w:r>
      <w:r w:rsidR="00F22EC5" w:rsidRPr="0042773F">
        <w:t xml:space="preserve">ecology </w:t>
      </w:r>
      <w:r w:rsidR="00240DC9" w:rsidRPr="0042773F">
        <w:t>(Nakayama &amp; Martini, 2011).</w:t>
      </w:r>
      <w:r w:rsidR="0037306E" w:rsidRPr="0042773F">
        <w:rPr>
          <w:rFonts w:eastAsia="Times New Roman"/>
        </w:rPr>
        <w:t xml:space="preserve"> </w:t>
      </w:r>
      <w:r w:rsidR="004C431C" w:rsidRPr="0042773F">
        <w:rPr>
          <w:rFonts w:eastAsia="Times New Roman"/>
        </w:rPr>
        <w:t>A typical</w:t>
      </w:r>
      <w:r w:rsidR="00DB2B90" w:rsidRPr="0042773F">
        <w:rPr>
          <w:rFonts w:eastAsia="Times New Roman"/>
        </w:rPr>
        <w:t xml:space="preserve"> v</w:t>
      </w:r>
      <w:r w:rsidR="00D90E5E" w:rsidRPr="0042773F">
        <w:rPr>
          <w:rFonts w:eastAsia="Times New Roman"/>
        </w:rPr>
        <w:t xml:space="preserve">isual search paradigm </w:t>
      </w:r>
      <w:r w:rsidR="004C431C" w:rsidRPr="0042773F">
        <w:rPr>
          <w:rFonts w:eastAsia="Times New Roman"/>
        </w:rPr>
        <w:t>involves</w:t>
      </w:r>
      <w:r w:rsidR="00D90E5E" w:rsidRPr="0042773F">
        <w:rPr>
          <w:rFonts w:eastAsia="Times New Roman"/>
        </w:rPr>
        <w:t xml:space="preserve"> search</w:t>
      </w:r>
      <w:r w:rsidR="004C431C" w:rsidRPr="0042773F">
        <w:rPr>
          <w:rFonts w:eastAsia="Times New Roman"/>
        </w:rPr>
        <w:t>ing</w:t>
      </w:r>
      <w:r w:rsidR="00D90E5E" w:rsidRPr="0042773F">
        <w:rPr>
          <w:rFonts w:eastAsia="Times New Roman"/>
        </w:rPr>
        <w:t xml:space="preserve"> for </w:t>
      </w:r>
      <w:r w:rsidR="007A30DC" w:rsidRPr="0042773F">
        <w:rPr>
          <w:rFonts w:eastAsia="Times New Roman"/>
        </w:rPr>
        <w:t>one</w:t>
      </w:r>
      <w:r w:rsidR="00D90E5E" w:rsidRPr="0042773F">
        <w:rPr>
          <w:rFonts w:eastAsia="Times New Roman"/>
        </w:rPr>
        <w:t xml:space="preserve"> target (</w:t>
      </w:r>
      <w:r w:rsidR="00B95279" w:rsidRPr="0042773F">
        <w:rPr>
          <w:rFonts w:eastAsia="Times New Roman"/>
        </w:rPr>
        <w:t>e.g., ‘red</w:t>
      </w:r>
      <w:r w:rsidR="00D90E5E" w:rsidRPr="0042773F">
        <w:rPr>
          <w:rFonts w:eastAsia="Times New Roman"/>
        </w:rPr>
        <w:t>’ circle</w:t>
      </w:r>
      <w:r w:rsidR="00F276EE">
        <w:rPr>
          <w:rFonts w:eastAsia="Times New Roman"/>
        </w:rPr>
        <w:t xml:space="preserve">, </w:t>
      </w:r>
      <w:r w:rsidR="00DB2B90" w:rsidRPr="0042773F">
        <w:rPr>
          <w:rFonts w:eastAsia="Times New Roman"/>
        </w:rPr>
        <w:t xml:space="preserve">letter </w:t>
      </w:r>
      <w:r w:rsidR="00D90E5E" w:rsidRPr="0042773F">
        <w:rPr>
          <w:rFonts w:eastAsia="Times New Roman"/>
        </w:rPr>
        <w:t>‘T’</w:t>
      </w:r>
      <w:r w:rsidR="00DB2B90" w:rsidRPr="0042773F">
        <w:rPr>
          <w:rFonts w:eastAsia="Times New Roman"/>
        </w:rPr>
        <w:t xml:space="preserve"> or</w:t>
      </w:r>
      <w:r w:rsidR="00F276EE">
        <w:rPr>
          <w:rFonts w:eastAsia="Times New Roman"/>
        </w:rPr>
        <w:t xml:space="preserve"> a</w:t>
      </w:r>
      <w:r w:rsidR="00DB2B90" w:rsidRPr="0042773F">
        <w:rPr>
          <w:rFonts w:eastAsia="Times New Roman"/>
        </w:rPr>
        <w:t xml:space="preserve"> ‘tilted’ bar</w:t>
      </w:r>
      <w:r w:rsidR="00D90E5E" w:rsidRPr="0042773F">
        <w:rPr>
          <w:rFonts w:eastAsia="Times New Roman"/>
        </w:rPr>
        <w:t xml:space="preserve">) among </w:t>
      </w:r>
      <w:del w:id="3" w:author="Wilmott, James" w:date="2022-01-05T11:10:00Z">
        <w:r w:rsidR="00D90E5E" w:rsidRPr="0042773F" w:rsidDel="00A338AE">
          <w:rPr>
            <w:rFonts w:eastAsia="Times New Roman"/>
          </w:rPr>
          <w:delText>m</w:delText>
        </w:r>
        <w:r w:rsidR="004C431C" w:rsidRPr="0042773F" w:rsidDel="00A338AE">
          <w:rPr>
            <w:rFonts w:eastAsia="Times New Roman"/>
          </w:rPr>
          <w:delText>ultiple</w:delText>
        </w:r>
        <w:r w:rsidR="00D90E5E" w:rsidRPr="0042773F" w:rsidDel="00A338AE">
          <w:rPr>
            <w:rFonts w:eastAsia="Times New Roman"/>
          </w:rPr>
          <w:delText xml:space="preserve"> </w:delText>
        </w:r>
      </w:del>
      <w:ins w:id="4" w:author="Wilmott, James" w:date="2022-01-05T11:10:00Z">
        <w:r w:rsidR="00A338AE">
          <w:rPr>
            <w:rFonts w:eastAsia="Times New Roman"/>
          </w:rPr>
          <w:t>many</w:t>
        </w:r>
        <w:r w:rsidR="00A338AE" w:rsidRPr="0042773F">
          <w:rPr>
            <w:rFonts w:eastAsia="Times New Roman"/>
          </w:rPr>
          <w:t xml:space="preserve"> </w:t>
        </w:r>
      </w:ins>
      <w:r w:rsidR="00D90E5E" w:rsidRPr="0042773F">
        <w:rPr>
          <w:rFonts w:eastAsia="Times New Roman"/>
        </w:rPr>
        <w:t>distractors (</w:t>
      </w:r>
      <w:r w:rsidR="00B95279" w:rsidRPr="0042773F">
        <w:rPr>
          <w:rFonts w:eastAsia="Times New Roman"/>
        </w:rPr>
        <w:t>e.g.,</w:t>
      </w:r>
      <w:r w:rsidR="00D90E5E" w:rsidRPr="0042773F">
        <w:rPr>
          <w:rFonts w:eastAsia="Times New Roman"/>
        </w:rPr>
        <w:t xml:space="preserve"> ‘green’ circles</w:t>
      </w:r>
      <w:r w:rsidR="00F276EE">
        <w:rPr>
          <w:rFonts w:eastAsia="Times New Roman"/>
        </w:rPr>
        <w:t>,</w:t>
      </w:r>
      <w:r w:rsidR="00D90E5E" w:rsidRPr="0042773F">
        <w:rPr>
          <w:rFonts w:eastAsia="Times New Roman"/>
        </w:rPr>
        <w:t xml:space="preserve"> </w:t>
      </w:r>
      <w:r w:rsidR="00DB2B90" w:rsidRPr="0042773F">
        <w:rPr>
          <w:rFonts w:eastAsia="Times New Roman"/>
        </w:rPr>
        <w:t xml:space="preserve">letter </w:t>
      </w:r>
      <w:r w:rsidR="00D90E5E" w:rsidRPr="0042773F">
        <w:rPr>
          <w:rFonts w:eastAsia="Times New Roman"/>
        </w:rPr>
        <w:t>‘L</w:t>
      </w:r>
      <w:r w:rsidR="0037306E" w:rsidRPr="0042773F">
        <w:rPr>
          <w:rFonts w:eastAsia="Times New Roman"/>
        </w:rPr>
        <w:t>s</w:t>
      </w:r>
      <w:r w:rsidR="00D90E5E" w:rsidRPr="0042773F">
        <w:rPr>
          <w:rFonts w:eastAsia="Times New Roman"/>
        </w:rPr>
        <w:t>’</w:t>
      </w:r>
      <w:r w:rsidR="00DB2B90" w:rsidRPr="0042773F">
        <w:rPr>
          <w:rFonts w:eastAsia="Times New Roman"/>
        </w:rPr>
        <w:t xml:space="preserve"> or ‘vertical’ bars</w:t>
      </w:r>
      <w:r w:rsidR="00D90E5E" w:rsidRPr="0042773F">
        <w:rPr>
          <w:rFonts w:eastAsia="Times New Roman"/>
        </w:rPr>
        <w:t>)</w:t>
      </w:r>
      <w:r w:rsidR="00F276EE">
        <w:rPr>
          <w:rFonts w:eastAsia="Times New Roman"/>
        </w:rPr>
        <w:t>.</w:t>
      </w:r>
      <w:r w:rsidR="00D90E5E" w:rsidRPr="0042773F">
        <w:rPr>
          <w:rFonts w:eastAsia="Times New Roman"/>
        </w:rPr>
        <w:t xml:space="preserve"> </w:t>
      </w:r>
      <w:r w:rsidR="00F276EE">
        <w:rPr>
          <w:rFonts w:eastAsia="Times New Roman"/>
        </w:rPr>
        <w:t>O</w:t>
      </w:r>
      <w:r w:rsidR="0037306E" w:rsidRPr="0042773F">
        <w:rPr>
          <w:rFonts w:eastAsia="Times New Roman"/>
        </w:rPr>
        <w:t>ften</w:t>
      </w:r>
      <w:r w:rsidR="00F276EE">
        <w:rPr>
          <w:rFonts w:eastAsia="Times New Roman"/>
        </w:rPr>
        <w:t>,</w:t>
      </w:r>
      <w:r w:rsidR="0002282C" w:rsidRPr="0042773F">
        <w:rPr>
          <w:rFonts w:eastAsia="Times New Roman"/>
        </w:rPr>
        <w:t xml:space="preserve"> </w:t>
      </w:r>
      <w:r w:rsidR="004C431C" w:rsidRPr="0042773F">
        <w:rPr>
          <w:rFonts w:eastAsia="Times New Roman"/>
        </w:rPr>
        <w:t xml:space="preserve">different parameters related to distractors are manipulated such as </w:t>
      </w:r>
      <w:r w:rsidR="00D90E5E" w:rsidRPr="0042773F">
        <w:rPr>
          <w:rFonts w:eastAsia="Times New Roman"/>
        </w:rPr>
        <w:t>distractor set size</w:t>
      </w:r>
      <w:r w:rsidR="00DB2B90" w:rsidRPr="0042773F">
        <w:rPr>
          <w:rFonts w:eastAsia="Times New Roman"/>
        </w:rPr>
        <w:t>, distractor homogeneity and distractor</w:t>
      </w:r>
      <w:r w:rsidR="004C035A" w:rsidRPr="0042773F">
        <w:rPr>
          <w:rFonts w:eastAsia="Times New Roman"/>
        </w:rPr>
        <w:t xml:space="preserve"> similarity </w:t>
      </w:r>
      <w:r w:rsidR="00DB2B90" w:rsidRPr="0042773F">
        <w:rPr>
          <w:rFonts w:eastAsia="Times New Roman"/>
        </w:rPr>
        <w:t>to the target</w:t>
      </w:r>
      <w:r w:rsidR="00051AF1" w:rsidRPr="0042773F">
        <w:rPr>
          <w:rFonts w:eastAsia="Times New Roman"/>
        </w:rPr>
        <w:t xml:space="preserve"> (</w:t>
      </w:r>
      <w:r w:rsidR="004C035A" w:rsidRPr="0042773F">
        <w:rPr>
          <w:rFonts w:eastAsia="Times New Roman"/>
        </w:rPr>
        <w:t xml:space="preserve">Calder-Travis &amp; Ma, 2020; </w:t>
      </w:r>
      <w:r w:rsidR="006736EB" w:rsidRPr="0042773F">
        <w:rPr>
          <w:rFonts w:eastAsia="Times New Roman"/>
        </w:rPr>
        <w:t xml:space="preserve">Palmer, 1994; </w:t>
      </w:r>
      <w:r w:rsidR="00051AF1" w:rsidRPr="0042773F">
        <w:rPr>
          <w:rFonts w:eastAsia="Times New Roman"/>
        </w:rPr>
        <w:t>Wolfe, 2020)</w:t>
      </w:r>
      <w:r w:rsidR="00DB2B90" w:rsidRPr="0042773F">
        <w:rPr>
          <w:rFonts w:eastAsia="Times New Roman"/>
        </w:rPr>
        <w:t xml:space="preserve">. </w:t>
      </w:r>
      <w:r w:rsidR="004C431C" w:rsidRPr="0042773F">
        <w:rPr>
          <w:rFonts w:eastAsia="Times New Roman"/>
        </w:rPr>
        <w:t xml:space="preserve">However, </w:t>
      </w:r>
      <w:r w:rsidR="009B24F3" w:rsidRPr="0042773F">
        <w:rPr>
          <w:rFonts w:eastAsia="Times New Roman"/>
        </w:rPr>
        <w:t xml:space="preserve">in real life </w:t>
      </w:r>
      <w:r w:rsidR="00327110" w:rsidRPr="0042773F">
        <w:rPr>
          <w:rFonts w:eastAsia="Times New Roman"/>
        </w:rPr>
        <w:t>there exist</w:t>
      </w:r>
      <w:r w:rsidR="00F0287C" w:rsidRPr="0042773F">
        <w:rPr>
          <w:rFonts w:eastAsia="Times New Roman"/>
        </w:rPr>
        <w:t>s</w:t>
      </w:r>
      <w:r w:rsidR="00327110" w:rsidRPr="0042773F">
        <w:rPr>
          <w:rFonts w:eastAsia="Times New Roman"/>
        </w:rPr>
        <w:t xml:space="preserve"> </w:t>
      </w:r>
      <w:r w:rsidR="009B24F3" w:rsidRPr="0042773F">
        <w:rPr>
          <w:rFonts w:eastAsia="Times New Roman"/>
        </w:rPr>
        <w:t xml:space="preserve">situations where multiple copies of </w:t>
      </w:r>
      <w:r w:rsidR="00A41F69">
        <w:rPr>
          <w:rFonts w:eastAsia="Times New Roman"/>
        </w:rPr>
        <w:t xml:space="preserve">a </w:t>
      </w:r>
      <w:r w:rsidR="009B24F3" w:rsidRPr="0042773F">
        <w:rPr>
          <w:rFonts w:eastAsia="Times New Roman"/>
        </w:rPr>
        <w:t>target may be present</w:t>
      </w:r>
      <w:r w:rsidR="00A41F69">
        <w:rPr>
          <w:rFonts w:eastAsia="Times New Roman"/>
        </w:rPr>
        <w:t>,</w:t>
      </w:r>
      <w:r w:rsidR="009F2520" w:rsidRPr="0042773F">
        <w:rPr>
          <w:rFonts w:eastAsia="Times New Roman"/>
        </w:rPr>
        <w:t xml:space="preserve"> and sometimes these targets might contain conflicting information</w:t>
      </w:r>
      <w:r w:rsidR="0057314D" w:rsidRPr="0042773F">
        <w:rPr>
          <w:rFonts w:eastAsia="Times New Roman"/>
        </w:rPr>
        <w:t xml:space="preserve">. For instance, </w:t>
      </w:r>
      <w:r w:rsidR="00A421E4" w:rsidRPr="0042773F">
        <w:rPr>
          <w:rFonts w:eastAsia="Times New Roman"/>
        </w:rPr>
        <w:t xml:space="preserve">an animal might have to </w:t>
      </w:r>
      <w:r w:rsidR="00D832BA" w:rsidRPr="0042773F">
        <w:rPr>
          <w:rFonts w:eastAsia="Times New Roman"/>
        </w:rPr>
        <w:t>search for</w:t>
      </w:r>
      <w:r w:rsidR="0057314D" w:rsidRPr="0042773F">
        <w:rPr>
          <w:rFonts w:eastAsia="Times New Roman"/>
        </w:rPr>
        <w:t xml:space="preserve"> multiple </w:t>
      </w:r>
      <w:r w:rsidR="00A421E4" w:rsidRPr="0042773F">
        <w:rPr>
          <w:rFonts w:eastAsia="Times New Roman"/>
        </w:rPr>
        <w:t>predators</w:t>
      </w:r>
      <w:r w:rsidR="0057314D" w:rsidRPr="0042773F">
        <w:rPr>
          <w:rFonts w:eastAsia="Times New Roman"/>
        </w:rPr>
        <w:t xml:space="preserve"> approaching </w:t>
      </w:r>
      <w:r w:rsidR="00A421E4" w:rsidRPr="0042773F">
        <w:rPr>
          <w:rFonts w:eastAsia="Times New Roman"/>
        </w:rPr>
        <w:t>from</w:t>
      </w:r>
      <w:r w:rsidR="0057314D" w:rsidRPr="0042773F">
        <w:rPr>
          <w:rFonts w:eastAsia="Times New Roman"/>
        </w:rPr>
        <w:t xml:space="preserve"> different directions or </w:t>
      </w:r>
      <w:r w:rsidR="0041129F" w:rsidRPr="0042773F">
        <w:rPr>
          <w:rFonts w:eastAsia="Times New Roman"/>
        </w:rPr>
        <w:t>in a social setting a human might have to l</w:t>
      </w:r>
      <w:r w:rsidR="0057314D" w:rsidRPr="0042773F">
        <w:rPr>
          <w:rFonts w:eastAsia="Times New Roman"/>
        </w:rPr>
        <w:t xml:space="preserve">ook for a facial expression </w:t>
      </w:r>
      <w:r w:rsidR="00C80C8B" w:rsidRPr="0042773F">
        <w:rPr>
          <w:rFonts w:eastAsia="Times New Roman"/>
        </w:rPr>
        <w:t>amongst</w:t>
      </w:r>
      <w:r w:rsidR="00F0287C" w:rsidRPr="0042773F">
        <w:rPr>
          <w:rFonts w:eastAsia="Times New Roman"/>
        </w:rPr>
        <w:t xml:space="preserve"> </w:t>
      </w:r>
      <w:r w:rsidR="00C80C8B" w:rsidRPr="0042773F">
        <w:rPr>
          <w:rFonts w:eastAsia="Times New Roman"/>
        </w:rPr>
        <w:t xml:space="preserve">other similar or different expressions in the crowd </w:t>
      </w:r>
      <w:r w:rsidR="00F0287C" w:rsidRPr="0042773F">
        <w:rPr>
          <w:rFonts w:eastAsia="Times New Roman"/>
        </w:rPr>
        <w:t xml:space="preserve">(Won &amp; Jiang, 2013). </w:t>
      </w:r>
      <w:r w:rsidR="00D539F3">
        <w:rPr>
          <w:rFonts w:eastAsia="Times New Roman"/>
        </w:rPr>
        <w:t>Previous studies have sought to understand how</w:t>
      </w:r>
      <w:r w:rsidR="00327110" w:rsidRPr="0042773F">
        <w:rPr>
          <w:rFonts w:eastAsia="Times New Roman"/>
        </w:rPr>
        <w:t xml:space="preserve"> </w:t>
      </w:r>
      <w:r w:rsidR="00BD12D3" w:rsidRPr="0042773F">
        <w:rPr>
          <w:rFonts w:eastAsia="Times New Roman"/>
        </w:rPr>
        <w:t>redundan</w:t>
      </w:r>
      <w:r w:rsidR="00C7177A" w:rsidRPr="0042773F">
        <w:rPr>
          <w:rFonts w:eastAsia="Times New Roman"/>
        </w:rPr>
        <w:t>t</w:t>
      </w:r>
      <w:r w:rsidR="00BD12D3" w:rsidRPr="0042773F">
        <w:rPr>
          <w:rFonts w:eastAsia="Times New Roman"/>
        </w:rPr>
        <w:t xml:space="preserve"> </w:t>
      </w:r>
      <w:r w:rsidR="00327110" w:rsidRPr="0042773F">
        <w:rPr>
          <w:rFonts w:eastAsia="Times New Roman"/>
        </w:rPr>
        <w:t>target</w:t>
      </w:r>
      <w:r w:rsidR="00C7177A" w:rsidRPr="0042773F">
        <w:rPr>
          <w:rFonts w:eastAsia="Times New Roman"/>
        </w:rPr>
        <w:t xml:space="preserve"> information </w:t>
      </w:r>
      <w:r w:rsidR="00A41C12" w:rsidRPr="0042773F">
        <w:rPr>
          <w:rFonts w:eastAsia="Times New Roman"/>
        </w:rPr>
        <w:t>(</w:t>
      </w:r>
      <w:ins w:id="5" w:author="Wilmott, James" w:date="2022-01-05T11:11:00Z">
        <w:r w:rsidR="00810C91" w:rsidRPr="00430D79">
          <w:rPr>
            <w:rFonts w:eastAsia="Times New Roman"/>
            <w:color w:val="FF0000"/>
            <w:rPrChange w:id="6" w:author="Wilmott, James" w:date="2022-01-05T11:30:00Z">
              <w:rPr>
                <w:rFonts w:eastAsia="Times New Roman"/>
              </w:rPr>
            </w:rPrChange>
          </w:rPr>
          <w:t xml:space="preserve">e.g., </w:t>
        </w:r>
      </w:ins>
      <w:del w:id="7" w:author="Wilmott, James" w:date="2022-01-05T11:11:00Z">
        <w:r w:rsidR="00A41C12" w:rsidRPr="00430D79" w:rsidDel="00E342AB">
          <w:rPr>
            <w:rFonts w:eastAsia="Times New Roman"/>
            <w:color w:val="FF0000"/>
            <w:rPrChange w:id="8" w:author="Wilmott, James" w:date="2022-01-05T11:30:00Z">
              <w:rPr>
                <w:rFonts w:eastAsia="Times New Roman"/>
              </w:rPr>
            </w:rPrChange>
          </w:rPr>
          <w:delText>number</w:delText>
        </w:r>
      </w:del>
      <w:ins w:id="9" w:author="Wilmott, James" w:date="2022-01-05T11:11:00Z">
        <w:r w:rsidR="00E342AB" w:rsidRPr="00430D79">
          <w:rPr>
            <w:rFonts w:eastAsia="Times New Roman"/>
            <w:color w:val="FF0000"/>
            <w:rPrChange w:id="10" w:author="Wilmott, James" w:date="2022-01-05T11:30:00Z">
              <w:rPr>
                <w:rFonts w:eastAsia="Times New Roman"/>
              </w:rPr>
            </w:rPrChange>
          </w:rPr>
          <w:t>multiple</w:t>
        </w:r>
      </w:ins>
      <w:ins w:id="11" w:author="Wilmott, James" w:date="2022-01-05T11:10:00Z">
        <w:r w:rsidR="004B415F" w:rsidRPr="00430D79">
          <w:rPr>
            <w:rFonts w:eastAsia="Times New Roman"/>
            <w:color w:val="FF0000"/>
            <w:rPrChange w:id="12" w:author="Wilmott, James" w:date="2022-01-05T11:30:00Z">
              <w:rPr>
                <w:rFonts w:eastAsia="Times New Roman"/>
              </w:rPr>
            </w:rPrChange>
          </w:rPr>
          <w:t xml:space="preserve"> targets</w:t>
        </w:r>
      </w:ins>
      <w:r w:rsidR="00910620" w:rsidRPr="00430D79">
        <w:rPr>
          <w:rFonts w:eastAsia="Times New Roman"/>
          <w:color w:val="FF0000"/>
          <w:rPrChange w:id="13" w:author="Wilmott, James" w:date="2022-01-05T11:30:00Z">
            <w:rPr>
              <w:rFonts w:eastAsia="Times New Roman"/>
            </w:rPr>
          </w:rPrChange>
        </w:rPr>
        <w:t xml:space="preserve"> or </w:t>
      </w:r>
      <w:ins w:id="14" w:author="Wilmott, James" w:date="2022-01-05T11:11:00Z">
        <w:r w:rsidR="004B415F" w:rsidRPr="00430D79">
          <w:rPr>
            <w:rFonts w:eastAsia="Times New Roman"/>
            <w:color w:val="FF0000"/>
            <w:rPrChange w:id="15" w:author="Wilmott, James" w:date="2022-01-05T11:30:00Z">
              <w:rPr>
                <w:rFonts w:eastAsia="Times New Roman"/>
              </w:rPr>
            </w:rPrChange>
          </w:rPr>
          <w:t xml:space="preserve">identical </w:t>
        </w:r>
        <w:r w:rsidR="009D7F27" w:rsidRPr="00430D79">
          <w:rPr>
            <w:rFonts w:eastAsia="Times New Roman"/>
            <w:color w:val="FF0000"/>
            <w:rPrChange w:id="16" w:author="Wilmott, James" w:date="2022-01-05T11:30:00Z">
              <w:rPr>
                <w:rFonts w:eastAsia="Times New Roman"/>
              </w:rPr>
            </w:rPrChange>
          </w:rPr>
          <w:t xml:space="preserve">target </w:t>
        </w:r>
      </w:ins>
      <w:r w:rsidR="00327110" w:rsidRPr="00430D79">
        <w:rPr>
          <w:rFonts w:eastAsia="Times New Roman"/>
          <w:color w:val="FF0000"/>
          <w:rPrChange w:id="17" w:author="Wilmott, James" w:date="2022-01-05T11:30:00Z">
            <w:rPr>
              <w:rFonts w:eastAsia="Times New Roman"/>
            </w:rPr>
          </w:rPrChange>
        </w:rPr>
        <w:t>features</w:t>
      </w:r>
      <w:r w:rsidR="00C7177A" w:rsidRPr="0042773F">
        <w:rPr>
          <w:rFonts w:eastAsia="Times New Roman"/>
        </w:rPr>
        <w:t>)</w:t>
      </w:r>
      <w:r w:rsidR="00327110" w:rsidRPr="0042773F">
        <w:rPr>
          <w:rFonts w:eastAsia="Times New Roman"/>
        </w:rPr>
        <w:t xml:space="preserve"> </w:t>
      </w:r>
      <w:r w:rsidR="00D539F3">
        <w:rPr>
          <w:rFonts w:eastAsia="Times New Roman"/>
        </w:rPr>
        <w:t xml:space="preserve">impacts visual search performance </w:t>
      </w:r>
      <w:r w:rsidR="00757887" w:rsidRPr="0042773F">
        <w:t>(</w:t>
      </w:r>
      <w:proofErr w:type="spellStart"/>
      <w:r w:rsidR="00757887" w:rsidRPr="0042773F">
        <w:rPr>
          <w:rFonts w:eastAsia="Times New Roman"/>
        </w:rPr>
        <w:t>Egeth</w:t>
      </w:r>
      <w:proofErr w:type="spellEnd"/>
      <w:r w:rsidR="00757887" w:rsidRPr="0042773F">
        <w:rPr>
          <w:rFonts w:eastAsia="Times New Roman"/>
        </w:rPr>
        <w:t xml:space="preserve"> &amp; </w:t>
      </w:r>
      <w:proofErr w:type="spellStart"/>
      <w:r w:rsidR="00757887" w:rsidRPr="0042773F">
        <w:rPr>
          <w:rFonts w:eastAsia="Times New Roman"/>
        </w:rPr>
        <w:t>Mordkoff</w:t>
      </w:r>
      <w:proofErr w:type="spellEnd"/>
      <w:r w:rsidR="00757887" w:rsidRPr="0042773F">
        <w:rPr>
          <w:rFonts w:eastAsia="Times New Roman"/>
        </w:rPr>
        <w:t xml:space="preserve">, 1991; </w:t>
      </w:r>
      <w:r w:rsidR="00757887" w:rsidRPr="0042773F">
        <w:t xml:space="preserve">Estes &amp; Taylor, 1966; </w:t>
      </w:r>
      <w:r w:rsidR="00757887" w:rsidRPr="0042773F">
        <w:rPr>
          <w:rFonts w:eastAsia="Times New Roman"/>
        </w:rPr>
        <w:t xml:space="preserve">Holmgren, et al., 1974; Thornton &amp; </w:t>
      </w:r>
      <w:proofErr w:type="spellStart"/>
      <w:r w:rsidR="00757887" w:rsidRPr="0042773F">
        <w:rPr>
          <w:rFonts w:eastAsia="Times New Roman"/>
        </w:rPr>
        <w:t>Gilden</w:t>
      </w:r>
      <w:proofErr w:type="spellEnd"/>
      <w:r w:rsidR="00757887" w:rsidRPr="0042773F">
        <w:rPr>
          <w:rFonts w:eastAsia="Times New Roman"/>
        </w:rPr>
        <w:t xml:space="preserve">, 2007; Townsend, ‎1972; Townsend, &amp; Ashby, 1982; van der </w:t>
      </w:r>
      <w:proofErr w:type="spellStart"/>
      <w:r w:rsidR="00757887" w:rsidRPr="0042773F">
        <w:rPr>
          <w:rFonts w:eastAsia="Times New Roman"/>
        </w:rPr>
        <w:t>Heiden</w:t>
      </w:r>
      <w:proofErr w:type="spellEnd"/>
      <w:r w:rsidR="00757887" w:rsidRPr="0042773F">
        <w:rPr>
          <w:rFonts w:eastAsia="Times New Roman"/>
        </w:rPr>
        <w:t>, 1975)</w:t>
      </w:r>
      <w:r w:rsidR="00327110" w:rsidRPr="0042773F">
        <w:rPr>
          <w:rFonts w:eastAsia="Times New Roman"/>
        </w:rPr>
        <w:t xml:space="preserve">. </w:t>
      </w:r>
    </w:p>
    <w:p w14:paraId="63C4FDF6" w14:textId="743420AD" w:rsidR="00F82A73" w:rsidRPr="0042773F" w:rsidRDefault="0043742E" w:rsidP="00A67669">
      <w:pPr>
        <w:widowControl w:val="0"/>
        <w:autoSpaceDE w:val="0"/>
        <w:autoSpaceDN w:val="0"/>
        <w:adjustRightInd w:val="0"/>
        <w:spacing w:line="480" w:lineRule="auto"/>
        <w:ind w:firstLine="720"/>
      </w:pPr>
      <w:r w:rsidRPr="0042773F">
        <w:rPr>
          <w:rFonts w:eastAsia="Times New Roman"/>
        </w:rPr>
        <w:t xml:space="preserve">Earlier studies investigated the role of redundant target </w:t>
      </w:r>
      <w:r w:rsidR="00F82A73" w:rsidRPr="0042773F">
        <w:rPr>
          <w:rFonts w:eastAsia="Times New Roman"/>
        </w:rPr>
        <w:t xml:space="preserve">information using either </w:t>
      </w:r>
      <w:r w:rsidRPr="0042773F">
        <w:rPr>
          <w:rFonts w:eastAsia="Times New Roman"/>
        </w:rPr>
        <w:t xml:space="preserve">simple detection </w:t>
      </w:r>
      <w:del w:id="18" w:author="Wilmott, James" w:date="2022-01-05T11:27:00Z">
        <w:r w:rsidRPr="00430D79" w:rsidDel="00690DDD">
          <w:rPr>
            <w:rFonts w:eastAsia="Times New Roman"/>
            <w:color w:val="FF0000"/>
            <w:rPrChange w:id="19" w:author="Wilmott, James" w:date="2022-01-05T11:30:00Z">
              <w:rPr>
                <w:rFonts w:eastAsia="Times New Roman"/>
              </w:rPr>
            </w:rPrChange>
          </w:rPr>
          <w:delText>task</w:delText>
        </w:r>
        <w:r w:rsidR="00F82A73" w:rsidRPr="00430D79" w:rsidDel="00690DDD">
          <w:rPr>
            <w:rFonts w:eastAsia="Times New Roman"/>
            <w:color w:val="FF0000"/>
            <w:rPrChange w:id="20" w:author="Wilmott, James" w:date="2022-01-05T11:30:00Z">
              <w:rPr>
                <w:rFonts w:eastAsia="Times New Roman"/>
              </w:rPr>
            </w:rPrChange>
          </w:rPr>
          <w:delText xml:space="preserve"> </w:delText>
        </w:r>
      </w:del>
      <w:ins w:id="21" w:author="Wilmott, James" w:date="2022-01-05T11:27:00Z">
        <w:r w:rsidR="00690DDD" w:rsidRPr="00430D79">
          <w:rPr>
            <w:rFonts w:eastAsia="Times New Roman"/>
            <w:color w:val="FF0000"/>
            <w:rPrChange w:id="22" w:author="Wilmott, James" w:date="2022-01-05T11:30:00Z">
              <w:rPr>
                <w:rFonts w:eastAsia="Times New Roman"/>
              </w:rPr>
            </w:rPrChange>
          </w:rPr>
          <w:t>(i.e., reporting the presence or absence of a target)</w:t>
        </w:r>
        <w:r w:rsidR="00690DDD" w:rsidRPr="0042773F">
          <w:rPr>
            <w:rFonts w:eastAsia="Times New Roman"/>
          </w:rPr>
          <w:t xml:space="preserve"> </w:t>
        </w:r>
      </w:ins>
      <w:r w:rsidR="00F82A73" w:rsidRPr="0042773F">
        <w:rPr>
          <w:rFonts w:eastAsia="Times New Roman"/>
        </w:rPr>
        <w:t>or Go/No-go task</w:t>
      </w:r>
      <w:ins w:id="23" w:author="Wilmott, James" w:date="2022-01-05T11:28:00Z">
        <w:r w:rsidR="00C11136">
          <w:rPr>
            <w:rFonts w:eastAsia="Times New Roman"/>
          </w:rPr>
          <w:t>s</w:t>
        </w:r>
      </w:ins>
      <w:r w:rsidR="00F82A73" w:rsidRPr="0042773F">
        <w:rPr>
          <w:rFonts w:eastAsia="Times New Roman"/>
        </w:rPr>
        <w:t xml:space="preserve">. </w:t>
      </w:r>
      <w:r w:rsidR="00CF5561" w:rsidRPr="0042773F">
        <w:t>W</w:t>
      </w:r>
      <w:r w:rsidR="00066251" w:rsidRPr="0042773F">
        <w:t xml:space="preserve">hen </w:t>
      </w:r>
      <w:r w:rsidR="00E82342" w:rsidRPr="0042773F">
        <w:lastRenderedPageBreak/>
        <w:t>participants</w:t>
      </w:r>
      <w:r w:rsidR="00066251" w:rsidRPr="0042773F">
        <w:t xml:space="preserve"> </w:t>
      </w:r>
      <w:r w:rsidR="00E82342" w:rsidRPr="0042773F">
        <w:t xml:space="preserve">are required to </w:t>
      </w:r>
      <w:r w:rsidRPr="0042773F">
        <w:t xml:space="preserve">simply </w:t>
      </w:r>
      <w:r w:rsidR="00066251" w:rsidRPr="0042773F">
        <w:t xml:space="preserve">detect </w:t>
      </w:r>
      <w:r w:rsidR="00670D81">
        <w:t>at</w:t>
      </w:r>
      <w:r w:rsidR="00670D81" w:rsidRPr="0042773F">
        <w:t xml:space="preserve"> </w:t>
      </w:r>
      <w:r w:rsidR="00066251" w:rsidRPr="0042773F">
        <w:t xml:space="preserve">least one </w:t>
      </w:r>
      <w:r w:rsidR="00CE72F9" w:rsidRPr="0042773F">
        <w:t xml:space="preserve">pre-defined </w:t>
      </w:r>
      <w:r w:rsidR="00066251" w:rsidRPr="0042773F">
        <w:t xml:space="preserve">target, responses </w:t>
      </w:r>
      <w:del w:id="24" w:author="Wilmott, James" w:date="2022-01-05T11:28:00Z">
        <w:r w:rsidR="00CF5561" w:rsidRPr="0042773F" w:rsidDel="005D1FEE">
          <w:delText xml:space="preserve">were </w:delText>
        </w:r>
      </w:del>
      <w:ins w:id="25" w:author="Wilmott, James" w:date="2022-01-05T11:28:00Z">
        <w:r w:rsidR="005D1FEE">
          <w:t>are</w:t>
        </w:r>
        <w:r w:rsidR="005D1FEE" w:rsidRPr="0042773F">
          <w:t xml:space="preserve"> </w:t>
        </w:r>
      </w:ins>
      <w:r w:rsidR="00066251" w:rsidRPr="0042773F">
        <w:t>faster</w:t>
      </w:r>
      <w:r w:rsidR="00E82342" w:rsidRPr="0042773F">
        <w:t xml:space="preserve"> and more accurate</w:t>
      </w:r>
      <w:r w:rsidR="00066251" w:rsidRPr="0042773F">
        <w:t xml:space="preserve"> when there </w:t>
      </w:r>
      <w:r w:rsidR="00CF5561" w:rsidRPr="0042773F">
        <w:t xml:space="preserve">were </w:t>
      </w:r>
      <w:r w:rsidR="00066251" w:rsidRPr="0042773F">
        <w:t xml:space="preserve">two targets </w:t>
      </w:r>
      <w:r w:rsidR="00CF5561" w:rsidRPr="0042773F">
        <w:t xml:space="preserve">compared </w:t>
      </w:r>
      <w:r w:rsidR="00276D71" w:rsidRPr="0042773F">
        <w:t>to when</w:t>
      </w:r>
      <w:r w:rsidR="00066251" w:rsidRPr="0042773F">
        <w:t xml:space="preserve"> there </w:t>
      </w:r>
      <w:del w:id="26" w:author="Wilmott, James" w:date="2022-01-05T11:28:00Z">
        <w:r w:rsidR="00CF5561" w:rsidRPr="0042773F" w:rsidDel="00A9339C">
          <w:delText>was</w:delText>
        </w:r>
        <w:r w:rsidR="00066251" w:rsidRPr="0042773F" w:rsidDel="00A9339C">
          <w:delText xml:space="preserve"> </w:delText>
        </w:r>
      </w:del>
      <w:ins w:id="27" w:author="Wilmott, James" w:date="2022-01-05T11:28:00Z">
        <w:r w:rsidR="00A9339C">
          <w:t>is</w:t>
        </w:r>
        <w:r w:rsidR="00A9339C" w:rsidRPr="0042773F">
          <w:t xml:space="preserve"> </w:t>
        </w:r>
      </w:ins>
      <w:r w:rsidR="00066251" w:rsidRPr="0042773F">
        <w:t xml:space="preserve">only one </w:t>
      </w:r>
      <w:r w:rsidR="00CF5561" w:rsidRPr="0042773F">
        <w:t xml:space="preserve">target </w:t>
      </w:r>
      <w:r w:rsidR="00066251" w:rsidRPr="0042773F">
        <w:t xml:space="preserve">(e.g., </w:t>
      </w:r>
      <w:proofErr w:type="spellStart"/>
      <w:r w:rsidR="00F82A73" w:rsidRPr="0042773F">
        <w:t>Corballis</w:t>
      </w:r>
      <w:proofErr w:type="spellEnd"/>
      <w:r w:rsidR="00F82A73" w:rsidRPr="0042773F">
        <w:t xml:space="preserve">, 2002; </w:t>
      </w:r>
      <w:r w:rsidR="00066251" w:rsidRPr="0042773F">
        <w:t xml:space="preserve">Fischer &amp; Miller, 2008; </w:t>
      </w:r>
      <w:proofErr w:type="spellStart"/>
      <w:r w:rsidRPr="0042773F">
        <w:t>Giray</w:t>
      </w:r>
      <w:proofErr w:type="spellEnd"/>
      <w:r w:rsidRPr="0042773F">
        <w:t xml:space="preserve"> &amp; Ulrich, 1993; </w:t>
      </w:r>
      <w:r w:rsidR="002626E8" w:rsidRPr="0042773F">
        <w:t xml:space="preserve">Miller, 1982; </w:t>
      </w:r>
      <w:proofErr w:type="spellStart"/>
      <w:r w:rsidRPr="0042773F">
        <w:t>Miniussi</w:t>
      </w:r>
      <w:proofErr w:type="spellEnd"/>
      <w:r w:rsidRPr="0042773F">
        <w:t xml:space="preserve">, </w:t>
      </w:r>
      <w:proofErr w:type="spellStart"/>
      <w:r w:rsidRPr="0042773F">
        <w:t>Girelli</w:t>
      </w:r>
      <w:proofErr w:type="spellEnd"/>
      <w:r w:rsidRPr="0042773F">
        <w:t xml:space="preserve"> &amp; </w:t>
      </w:r>
      <w:proofErr w:type="spellStart"/>
      <w:r w:rsidRPr="0042773F">
        <w:t>Marzi</w:t>
      </w:r>
      <w:proofErr w:type="spellEnd"/>
      <w:r w:rsidRPr="0042773F">
        <w:t xml:space="preserve">, 1998; </w:t>
      </w:r>
      <w:proofErr w:type="spellStart"/>
      <w:r w:rsidR="00066251" w:rsidRPr="0042773F">
        <w:t>Mordkoff</w:t>
      </w:r>
      <w:proofErr w:type="spellEnd"/>
      <w:r w:rsidR="00066251" w:rsidRPr="0042773F">
        <w:t xml:space="preserve"> &amp; Yantis, 1991</w:t>
      </w:r>
      <w:r w:rsidRPr="0042773F">
        <w:t xml:space="preserve">; </w:t>
      </w:r>
      <w:proofErr w:type="spellStart"/>
      <w:r w:rsidRPr="0042773F">
        <w:t>Raab</w:t>
      </w:r>
      <w:proofErr w:type="spellEnd"/>
      <w:r w:rsidRPr="0042773F">
        <w:t>, 1962</w:t>
      </w:r>
      <w:r w:rsidR="00066251" w:rsidRPr="0042773F">
        <w:t>). </w:t>
      </w:r>
      <w:del w:id="28" w:author="Wilmott, James" w:date="2022-01-05T11:28:00Z">
        <w:r w:rsidR="00066251" w:rsidRPr="00C75697" w:rsidDel="008A5CD2">
          <w:rPr>
            <w:color w:val="FF0000"/>
            <w:rPrChange w:id="29" w:author="Wilmott, James" w:date="2022-01-05T11:30:00Z">
              <w:rPr/>
            </w:rPrChange>
          </w:rPr>
          <w:delText xml:space="preserve"> </w:delText>
        </w:r>
      </w:del>
      <w:del w:id="30" w:author="Wilmott, James" w:date="2022-01-05T11:29:00Z">
        <w:r w:rsidR="00066251" w:rsidRPr="00C75697" w:rsidDel="00536CBD">
          <w:rPr>
            <w:color w:val="FF0000"/>
            <w:rPrChange w:id="31" w:author="Wilmott, James" w:date="2022-01-05T11:30:00Z">
              <w:rPr/>
            </w:rPrChange>
          </w:rPr>
          <w:delText>Th</w:delText>
        </w:r>
        <w:r w:rsidR="002E7AAB" w:rsidRPr="00C75697" w:rsidDel="00536CBD">
          <w:rPr>
            <w:color w:val="FF0000"/>
            <w:rPrChange w:id="32" w:author="Wilmott, James" w:date="2022-01-05T11:30:00Z">
              <w:rPr/>
            </w:rPrChange>
          </w:rPr>
          <w:delText>ese</w:delText>
        </w:r>
        <w:r w:rsidR="00066251" w:rsidRPr="00C75697" w:rsidDel="00536CBD">
          <w:rPr>
            <w:color w:val="FF0000"/>
            <w:rPrChange w:id="33" w:author="Wilmott, James" w:date="2022-01-05T11:30:00Z">
              <w:rPr/>
            </w:rPrChange>
          </w:rPr>
          <w:delText xml:space="preserve"> finding</w:delText>
        </w:r>
        <w:r w:rsidR="002E7AAB" w:rsidRPr="00C75697" w:rsidDel="00536CBD">
          <w:rPr>
            <w:color w:val="FF0000"/>
            <w:rPrChange w:id="34" w:author="Wilmott, James" w:date="2022-01-05T11:30:00Z">
              <w:rPr/>
            </w:rPrChange>
          </w:rPr>
          <w:delText>s</w:delText>
        </w:r>
      </w:del>
      <w:ins w:id="35" w:author="Wilmott, James" w:date="2022-01-05T11:29:00Z">
        <w:r w:rsidR="00536CBD" w:rsidRPr="00C75697">
          <w:rPr>
            <w:color w:val="FF0000"/>
            <w:rPrChange w:id="36" w:author="Wilmott, James" w:date="2022-01-05T11:30:00Z">
              <w:rPr/>
            </w:rPrChange>
          </w:rPr>
          <w:t xml:space="preserve">This performance benefit is </w:t>
        </w:r>
      </w:ins>
      <w:del w:id="37" w:author="Wilmott, James" w:date="2022-01-05T11:29:00Z">
        <w:r w:rsidR="00066251" w:rsidRPr="00C75697" w:rsidDel="00536CBD">
          <w:rPr>
            <w:color w:val="FF0000"/>
            <w:rPrChange w:id="38" w:author="Wilmott, James" w:date="2022-01-05T11:30:00Z">
              <w:rPr/>
            </w:rPrChange>
          </w:rPr>
          <w:delText xml:space="preserve"> </w:delText>
        </w:r>
        <w:r w:rsidR="002E7AAB" w:rsidRPr="00C75697" w:rsidDel="00536CBD">
          <w:rPr>
            <w:color w:val="FF0000"/>
            <w:rPrChange w:id="39" w:author="Wilmott, James" w:date="2022-01-05T11:30:00Z">
              <w:rPr/>
            </w:rPrChange>
          </w:rPr>
          <w:delText>are</w:delText>
        </w:r>
        <w:r w:rsidR="00066251" w:rsidRPr="00C75697" w:rsidDel="00536CBD">
          <w:rPr>
            <w:color w:val="FF0000"/>
            <w:rPrChange w:id="40" w:author="Wilmott, James" w:date="2022-01-05T11:30:00Z">
              <w:rPr/>
            </w:rPrChange>
          </w:rPr>
          <w:delText xml:space="preserve"> </w:delText>
        </w:r>
        <w:r w:rsidR="002E7AAB" w:rsidRPr="00C75697" w:rsidDel="00536CBD">
          <w:rPr>
            <w:color w:val="FF0000"/>
            <w:rPrChange w:id="41" w:author="Wilmott, James" w:date="2022-01-05T11:30:00Z">
              <w:rPr/>
            </w:rPrChange>
          </w:rPr>
          <w:delText xml:space="preserve">in </w:delText>
        </w:r>
      </w:del>
      <w:r w:rsidR="002E7AAB" w:rsidRPr="00C75697">
        <w:rPr>
          <w:color w:val="FF0000"/>
          <w:rPrChange w:id="42" w:author="Wilmott, James" w:date="2022-01-05T11:30:00Z">
            <w:rPr/>
          </w:rPrChange>
        </w:rPr>
        <w:t>general</w:t>
      </w:r>
      <w:ins w:id="43" w:author="Wilmott, James" w:date="2022-01-05T11:29:00Z">
        <w:r w:rsidR="00536CBD" w:rsidRPr="00C75697">
          <w:rPr>
            <w:color w:val="FF0000"/>
            <w:rPrChange w:id="44" w:author="Wilmott, James" w:date="2022-01-05T11:30:00Z">
              <w:rPr/>
            </w:rPrChange>
          </w:rPr>
          <w:t>ly</w:t>
        </w:r>
      </w:ins>
      <w:r w:rsidR="002E7AAB" w:rsidRPr="00C75697">
        <w:rPr>
          <w:color w:val="FF0000"/>
          <w:rPrChange w:id="45" w:author="Wilmott, James" w:date="2022-01-05T11:30:00Z">
            <w:rPr/>
          </w:rPrChange>
        </w:rPr>
        <w:t xml:space="preserve"> </w:t>
      </w:r>
      <w:r w:rsidR="00066251" w:rsidRPr="00C75697">
        <w:rPr>
          <w:color w:val="FF0000"/>
          <w:rPrChange w:id="46" w:author="Wilmott, James" w:date="2022-01-05T11:30:00Z">
            <w:rPr/>
          </w:rPrChange>
        </w:rPr>
        <w:t>referred to a</w:t>
      </w:r>
      <w:r w:rsidR="00BC3270" w:rsidRPr="00C75697">
        <w:rPr>
          <w:color w:val="FF0000"/>
          <w:rPrChange w:id="47" w:author="Wilmott, James" w:date="2022-01-05T11:30:00Z">
            <w:rPr/>
          </w:rPrChange>
        </w:rPr>
        <w:t>s</w:t>
      </w:r>
      <w:ins w:id="48" w:author="Wilmott, James" w:date="2022-01-05T11:28:00Z">
        <w:r w:rsidR="004B4C41" w:rsidRPr="00C75697">
          <w:rPr>
            <w:color w:val="FF0000"/>
            <w:rPrChange w:id="49" w:author="Wilmott, James" w:date="2022-01-05T11:30:00Z">
              <w:rPr/>
            </w:rPrChange>
          </w:rPr>
          <w:t xml:space="preserve"> a</w:t>
        </w:r>
      </w:ins>
      <w:r w:rsidR="00066251" w:rsidRPr="00C75697">
        <w:rPr>
          <w:color w:val="FF0000"/>
          <w:rPrChange w:id="50" w:author="Wilmott, James" w:date="2022-01-05T11:30:00Z">
            <w:rPr/>
          </w:rPrChange>
        </w:rPr>
        <w:t xml:space="preserve"> </w:t>
      </w:r>
      <w:r w:rsidR="00066251" w:rsidRPr="00C75697">
        <w:rPr>
          <w:rStyle w:val="Emphasis"/>
          <w:color w:val="FF0000"/>
          <w:rPrChange w:id="51" w:author="Wilmott, James" w:date="2022-01-05T11:30:00Z">
            <w:rPr>
              <w:rStyle w:val="Emphasis"/>
            </w:rPr>
          </w:rPrChange>
        </w:rPr>
        <w:t>redundancy gain</w:t>
      </w:r>
      <w:r w:rsidR="002E7AAB" w:rsidRPr="00C75697">
        <w:rPr>
          <w:rStyle w:val="Emphasis"/>
          <w:color w:val="FF0000"/>
          <w:rPrChange w:id="52" w:author="Wilmott, James" w:date="2022-01-05T11:30:00Z">
            <w:rPr>
              <w:rStyle w:val="Emphasis"/>
            </w:rPr>
          </w:rPrChange>
        </w:rPr>
        <w:t xml:space="preserve"> </w:t>
      </w:r>
      <w:r w:rsidR="002E7AAB" w:rsidRPr="00C75697">
        <w:rPr>
          <w:rStyle w:val="Emphasis"/>
          <w:i w:val="0"/>
          <w:iCs w:val="0"/>
          <w:color w:val="FF0000"/>
          <w:rPrChange w:id="53" w:author="Wilmott, James" w:date="2022-01-05T11:30:00Z">
            <w:rPr>
              <w:rStyle w:val="Emphasis"/>
              <w:i w:val="0"/>
              <w:iCs w:val="0"/>
            </w:rPr>
          </w:rPrChange>
        </w:rPr>
        <w:t xml:space="preserve">(also known as </w:t>
      </w:r>
      <w:r w:rsidR="002E7AAB" w:rsidRPr="00C75697">
        <w:rPr>
          <w:rStyle w:val="Emphasis"/>
          <w:color w:val="FF0000"/>
          <w:rPrChange w:id="54" w:author="Wilmott, James" w:date="2022-01-05T11:30:00Z">
            <w:rPr>
              <w:rStyle w:val="Emphasis"/>
            </w:rPr>
          </w:rPrChange>
        </w:rPr>
        <w:t xml:space="preserve">redundant target effects </w:t>
      </w:r>
      <w:r w:rsidR="002E7AAB" w:rsidRPr="00C75697">
        <w:rPr>
          <w:rStyle w:val="Emphasis"/>
          <w:i w:val="0"/>
          <w:iCs w:val="0"/>
          <w:color w:val="FF0000"/>
          <w:rPrChange w:id="55" w:author="Wilmott, James" w:date="2022-01-05T11:30:00Z">
            <w:rPr>
              <w:rStyle w:val="Emphasis"/>
              <w:i w:val="0"/>
              <w:iCs w:val="0"/>
            </w:rPr>
          </w:rPrChange>
        </w:rPr>
        <w:t xml:space="preserve">or </w:t>
      </w:r>
      <w:r w:rsidR="002E7AAB" w:rsidRPr="00C75697">
        <w:rPr>
          <w:rStyle w:val="Emphasis"/>
          <w:color w:val="FF0000"/>
          <w:rPrChange w:id="56" w:author="Wilmott, James" w:date="2022-01-05T11:30:00Z">
            <w:rPr>
              <w:rStyle w:val="Emphasis"/>
            </w:rPr>
          </w:rPrChange>
        </w:rPr>
        <w:t>redundant signal effects</w:t>
      </w:r>
      <w:r w:rsidR="002E7AAB" w:rsidRPr="00C75697">
        <w:rPr>
          <w:rStyle w:val="Strong"/>
          <w:b w:val="0"/>
          <w:bCs w:val="0"/>
          <w:color w:val="FF0000"/>
          <w:rPrChange w:id="57" w:author="Wilmott, James" w:date="2022-01-05T11:30:00Z">
            <w:rPr>
              <w:rStyle w:val="Strong"/>
            </w:rPr>
          </w:rPrChange>
        </w:rPr>
        <w:t>)</w:t>
      </w:r>
      <w:r w:rsidR="002E7AAB" w:rsidRPr="00C75697">
        <w:rPr>
          <w:rStyle w:val="Strong"/>
          <w:color w:val="FF0000"/>
          <w:rPrChange w:id="58" w:author="Wilmott, James" w:date="2022-01-05T11:30:00Z">
            <w:rPr>
              <w:rStyle w:val="Strong"/>
            </w:rPr>
          </w:rPrChange>
        </w:rPr>
        <w:t xml:space="preserve"> </w:t>
      </w:r>
      <w:r w:rsidR="00066251" w:rsidRPr="00C75697">
        <w:rPr>
          <w:rStyle w:val="Strong"/>
          <w:b w:val="0"/>
          <w:bCs w:val="0"/>
          <w:color w:val="FF0000"/>
          <w:rPrChange w:id="59" w:author="Wilmott, James" w:date="2022-01-05T11:30:00Z">
            <w:rPr>
              <w:rStyle w:val="Strong"/>
              <w:b w:val="0"/>
              <w:bCs w:val="0"/>
            </w:rPr>
          </w:rPrChange>
        </w:rPr>
        <w:t>because</w:t>
      </w:r>
      <w:r w:rsidR="00066251" w:rsidRPr="00C75697">
        <w:rPr>
          <w:color w:val="FF0000"/>
          <w:rPrChange w:id="60" w:author="Wilmott, James" w:date="2022-01-05T11:30:00Z">
            <w:rPr/>
          </w:rPrChange>
        </w:rPr>
        <w:t xml:space="preserve"> the second target produces a </w:t>
      </w:r>
      <w:r w:rsidR="00066251" w:rsidRPr="00C75697">
        <w:rPr>
          <w:rStyle w:val="Emphasis"/>
          <w:i w:val="0"/>
          <w:iCs w:val="0"/>
          <w:color w:val="FF0000"/>
          <w:rPrChange w:id="61" w:author="Wilmott, James" w:date="2022-01-05T11:30:00Z">
            <w:rPr>
              <w:rStyle w:val="Emphasis"/>
              <w:i w:val="0"/>
              <w:iCs w:val="0"/>
            </w:rPr>
          </w:rPrChange>
        </w:rPr>
        <w:t>gain</w:t>
      </w:r>
      <w:r w:rsidR="00066251" w:rsidRPr="00C75697">
        <w:rPr>
          <w:color w:val="FF0000"/>
          <w:rPrChange w:id="62" w:author="Wilmott, James" w:date="2022-01-05T11:30:00Z">
            <w:rPr/>
          </w:rPrChange>
        </w:rPr>
        <w:t xml:space="preserve"> in performance even though it is </w:t>
      </w:r>
      <w:r w:rsidR="00066251" w:rsidRPr="00C75697">
        <w:rPr>
          <w:rStyle w:val="Emphasis"/>
          <w:i w:val="0"/>
          <w:iCs w:val="0"/>
          <w:color w:val="FF0000"/>
          <w:rPrChange w:id="63" w:author="Wilmott, James" w:date="2022-01-05T11:30:00Z">
            <w:rPr>
              <w:rStyle w:val="Emphasis"/>
              <w:i w:val="0"/>
              <w:iCs w:val="0"/>
            </w:rPr>
          </w:rPrChange>
        </w:rPr>
        <w:t>redundant</w:t>
      </w:r>
      <w:r w:rsidR="00066251" w:rsidRPr="0042773F">
        <w:rPr>
          <w:rStyle w:val="Emphasis"/>
        </w:rPr>
        <w:t>.</w:t>
      </w:r>
      <w:r w:rsidR="00E82342" w:rsidRPr="0042773F">
        <w:t xml:space="preserve"> </w:t>
      </w:r>
      <w:r w:rsidR="00C33CD4" w:rsidRPr="0042773F">
        <w:t>The two most popular categories of models proposed to explain redundancy gain are “race models” (</w:t>
      </w:r>
      <w:proofErr w:type="spellStart"/>
      <w:r w:rsidR="00C33CD4" w:rsidRPr="0042773F">
        <w:t>Corballis</w:t>
      </w:r>
      <w:proofErr w:type="spellEnd"/>
      <w:r w:rsidR="00C33CD4" w:rsidRPr="0042773F">
        <w:t xml:space="preserve">, 1998; </w:t>
      </w:r>
      <w:proofErr w:type="spellStart"/>
      <w:r w:rsidR="00C33CD4" w:rsidRPr="0042773F">
        <w:t>Raab</w:t>
      </w:r>
      <w:proofErr w:type="spellEnd"/>
      <w:r w:rsidR="00C33CD4" w:rsidRPr="0042773F">
        <w:t xml:space="preserve">, 1962; Reuter-Lorenz et al., 1995) and “coactivation models” (Miller, 1982; Ulrich, Miller, &amp; </w:t>
      </w:r>
      <w:proofErr w:type="spellStart"/>
      <w:r w:rsidR="00C33CD4" w:rsidRPr="0042773F">
        <w:t>Schröter</w:t>
      </w:r>
      <w:proofErr w:type="spellEnd"/>
      <w:r w:rsidR="00C33CD4" w:rsidRPr="0042773F">
        <w:t xml:space="preserve">, 2007). On one hand, independent parallel race models postulate that signals from multiple targets (or </w:t>
      </w:r>
      <w:ins w:id="64" w:author="Wilmott, James" w:date="2022-01-05T11:14:00Z">
        <w:r w:rsidR="00877294">
          <w:t xml:space="preserve">feature </w:t>
        </w:r>
      </w:ins>
      <w:r w:rsidR="00C33CD4" w:rsidRPr="0042773F">
        <w:t xml:space="preserve">dimensions) are processed </w:t>
      </w:r>
      <w:r w:rsidR="00C33CD4" w:rsidRPr="0042773F">
        <w:rPr>
          <w:lang w:eastAsia="ko-KR"/>
        </w:rPr>
        <w:t>independently</w:t>
      </w:r>
      <w:r w:rsidR="00C33CD4" w:rsidRPr="0042773F">
        <w:t xml:space="preserve"> so that target detection is determined by the signal that wins the race, which </w:t>
      </w:r>
      <w:r w:rsidR="00C33CD4" w:rsidRPr="0042773F">
        <w:rPr>
          <w:rFonts w:eastAsia="Times New Roman"/>
          <w:lang w:eastAsia="ko-KR"/>
        </w:rPr>
        <w:t>is lower than the average time for any single target</w:t>
      </w:r>
      <w:r w:rsidR="00C33CD4" w:rsidRPr="0042773F">
        <w:t xml:space="preserve"> (see </w:t>
      </w:r>
      <w:proofErr w:type="spellStart"/>
      <w:r w:rsidR="00C33CD4" w:rsidRPr="0042773F">
        <w:t>Raab</w:t>
      </w:r>
      <w:proofErr w:type="spellEnd"/>
      <w:r w:rsidR="00C33CD4" w:rsidRPr="0042773F">
        <w:t>, 1962</w:t>
      </w:r>
      <w:ins w:id="65" w:author="Wilmott, James" w:date="2022-01-05T11:16:00Z">
        <w:r w:rsidR="001962CC">
          <w:t xml:space="preserve">; </w:t>
        </w:r>
      </w:ins>
      <w:del w:id="66" w:author="Wilmott, James" w:date="2022-01-05T11:16:00Z">
        <w:r w:rsidR="00C33CD4" w:rsidRPr="0042773F" w:rsidDel="001962CC">
          <w:delText xml:space="preserve"> for statistical facilitation;</w:delText>
        </w:r>
        <w:r w:rsidR="00C33CD4" w:rsidRPr="0042773F" w:rsidDel="001962CC">
          <w:rPr>
            <w:rFonts w:eastAsia="Times New Roman"/>
            <w:lang w:eastAsia="ko-KR"/>
          </w:rPr>
          <w:delText xml:space="preserve"> also see </w:delText>
        </w:r>
      </w:del>
      <w:proofErr w:type="spellStart"/>
      <w:r w:rsidR="00C33CD4" w:rsidRPr="0042773F">
        <w:rPr>
          <w:rFonts w:eastAsia="Times New Roman"/>
          <w:lang w:eastAsia="ko-KR"/>
        </w:rPr>
        <w:t>Mordkoff</w:t>
      </w:r>
      <w:proofErr w:type="spellEnd"/>
      <w:r w:rsidR="00C33CD4" w:rsidRPr="0042773F">
        <w:rPr>
          <w:rFonts w:eastAsia="Times New Roman"/>
          <w:lang w:eastAsia="ko-KR"/>
        </w:rPr>
        <w:t xml:space="preserve"> &amp; Yantis, 1991,1993</w:t>
      </w:r>
      <w:r w:rsidR="00C33CD4" w:rsidRPr="0042773F">
        <w:t>). In contrast, co-activation models propose that signals from each target or dimension are summated at a stage before the response</w:t>
      </w:r>
      <w:r w:rsidR="00C33CD4" w:rsidRPr="0042773F">
        <w:rPr>
          <w:rFonts w:eastAsia="Times New Roman"/>
          <w:lang w:eastAsia="ko-KR"/>
        </w:rPr>
        <w:t xml:space="preserve"> and thereby reach the response threshold more quickly</w:t>
      </w:r>
      <w:r w:rsidR="00C33CD4" w:rsidRPr="0042773F">
        <w:t xml:space="preserve"> (Miller, 1982).</w:t>
      </w:r>
      <w:r w:rsidR="00C33CD4" w:rsidRPr="0042773F">
        <w:rPr>
          <w:lang w:eastAsia="ko-KR"/>
        </w:rPr>
        <w:t xml:space="preserve"> </w:t>
      </w:r>
      <w:r w:rsidR="00F82A73" w:rsidRPr="0042773F">
        <w:t>However, the exact mechanism</w:t>
      </w:r>
      <w:r w:rsidR="00670D81">
        <w:t>s</w:t>
      </w:r>
      <w:r w:rsidR="00F82A73" w:rsidRPr="0042773F">
        <w:t xml:space="preserve"> underlying redundancy gain </w:t>
      </w:r>
      <w:r w:rsidR="00670D81">
        <w:t>are</w:t>
      </w:r>
      <w:r w:rsidR="00670D81" w:rsidRPr="0042773F">
        <w:t xml:space="preserve"> </w:t>
      </w:r>
      <w:r w:rsidR="00F82A73" w:rsidRPr="0042773F">
        <w:t xml:space="preserve">still </w:t>
      </w:r>
      <w:del w:id="67" w:author="Wilmott, James" w:date="2022-01-05T11:17:00Z">
        <w:r w:rsidR="00F82A73" w:rsidRPr="0042773F" w:rsidDel="00692D29">
          <w:delText xml:space="preserve">debatable </w:delText>
        </w:r>
      </w:del>
      <w:ins w:id="68" w:author="Wilmott, James" w:date="2022-01-05T11:17:00Z">
        <w:r w:rsidR="00692D29" w:rsidRPr="0042773F">
          <w:t>debat</w:t>
        </w:r>
        <w:r w:rsidR="00692D29">
          <w:t>ed</w:t>
        </w:r>
        <w:r w:rsidR="00692D29" w:rsidRPr="0042773F">
          <w:t xml:space="preserve"> </w:t>
        </w:r>
      </w:ins>
      <w:r w:rsidR="00F82A73" w:rsidRPr="0042773F">
        <w:t>(</w:t>
      </w:r>
      <w:proofErr w:type="spellStart"/>
      <w:r w:rsidR="00F82A73" w:rsidRPr="0042773F">
        <w:t>Corballis</w:t>
      </w:r>
      <w:proofErr w:type="spellEnd"/>
      <w:r w:rsidR="00F82A73" w:rsidRPr="0042773F">
        <w:t xml:space="preserve">, 1998; Fischer &amp; Miller, 2008; </w:t>
      </w:r>
      <w:proofErr w:type="spellStart"/>
      <w:r w:rsidR="00F82A73" w:rsidRPr="0042773F">
        <w:t>Mordkoff</w:t>
      </w:r>
      <w:proofErr w:type="spellEnd"/>
      <w:r w:rsidR="00F82A73" w:rsidRPr="0042773F">
        <w:t xml:space="preserve"> &amp; Yantis, 1991). </w:t>
      </w:r>
      <w:r w:rsidR="00C33CD4" w:rsidRPr="0042773F">
        <w:t xml:space="preserve">For instance, </w:t>
      </w:r>
      <w:proofErr w:type="spellStart"/>
      <w:r w:rsidR="00C33CD4" w:rsidRPr="0042773F">
        <w:t>Giray</w:t>
      </w:r>
      <w:proofErr w:type="spellEnd"/>
      <w:r w:rsidR="00C33CD4" w:rsidRPr="0042773F">
        <w:t xml:space="preserve"> and Ulrich</w:t>
      </w:r>
      <w:del w:id="69" w:author="Wilmott, James" w:date="2022-01-05T11:23:00Z">
        <w:r w:rsidR="00C33CD4" w:rsidRPr="0042773F" w:rsidDel="00D151E3">
          <w:delText>,</w:delText>
        </w:r>
      </w:del>
      <w:r w:rsidR="00C33CD4" w:rsidRPr="0042773F">
        <w:t xml:space="preserve"> (1993) showed that participants were not only faster but also responded with greater force when two targets were presented </w:t>
      </w:r>
      <w:del w:id="70" w:author="Wilmott, James" w:date="2022-01-05T11:23:00Z">
        <w:r w:rsidR="00C33CD4" w:rsidRPr="0042773F" w:rsidDel="006E4085">
          <w:delText xml:space="preserve">in the display </w:delText>
        </w:r>
      </w:del>
      <w:r w:rsidR="00C33CD4" w:rsidRPr="0042773F">
        <w:t>compared to one</w:t>
      </w:r>
      <w:del w:id="71" w:author="Wilmott, James" w:date="2022-01-05T11:23:00Z">
        <w:r w:rsidR="00C33CD4" w:rsidRPr="0042773F" w:rsidDel="006E4085">
          <w:delText xml:space="preserve"> target</w:delText>
        </w:r>
      </w:del>
      <w:r w:rsidR="00C33CD4" w:rsidRPr="0042773F">
        <w:t xml:space="preserve">, supporting </w:t>
      </w:r>
      <w:r w:rsidR="00670D81">
        <w:t xml:space="preserve">a </w:t>
      </w:r>
      <w:r w:rsidR="00C33CD4" w:rsidRPr="0042773F">
        <w:t>motor coactivation hypothesis. An</w:t>
      </w:r>
      <w:del w:id="72" w:author="Wilmott, James" w:date="2022-01-05T11:23:00Z">
        <w:r w:rsidR="00C33CD4" w:rsidRPr="0042773F" w:rsidDel="00F52B87">
          <w:delText>other</w:delText>
        </w:r>
      </w:del>
      <w:r w:rsidR="00C33CD4" w:rsidRPr="0042773F">
        <w:t xml:space="preserve"> electroencephalographical study by </w:t>
      </w:r>
      <w:proofErr w:type="spellStart"/>
      <w:r w:rsidR="00C33CD4" w:rsidRPr="0042773F">
        <w:t>Miniussi</w:t>
      </w:r>
      <w:proofErr w:type="spellEnd"/>
      <w:r w:rsidR="00C33CD4" w:rsidRPr="0042773F">
        <w:t xml:space="preserve">, </w:t>
      </w:r>
      <w:proofErr w:type="spellStart"/>
      <w:r w:rsidR="00C33CD4" w:rsidRPr="0042773F">
        <w:t>Girelli</w:t>
      </w:r>
      <w:proofErr w:type="spellEnd"/>
      <w:r w:rsidR="00C33CD4" w:rsidRPr="0042773F">
        <w:t xml:space="preserve">, and </w:t>
      </w:r>
      <w:proofErr w:type="spellStart"/>
      <w:r w:rsidR="00C33CD4" w:rsidRPr="0042773F">
        <w:t>Marzi</w:t>
      </w:r>
      <w:proofErr w:type="spellEnd"/>
      <w:r w:rsidR="00C33CD4" w:rsidRPr="0042773F">
        <w:t xml:space="preserve"> (1998) revealed that peak latencies for event related potentials were earlier when two targets (bilateral) were presented compared to one target (unilateral), supporting </w:t>
      </w:r>
      <w:ins w:id="73" w:author="Wilmott, James" w:date="2022-01-05T11:24:00Z">
        <w:r w:rsidR="00AB44CF">
          <w:t xml:space="preserve">a </w:t>
        </w:r>
      </w:ins>
      <w:r w:rsidR="00C33CD4" w:rsidRPr="0042773F">
        <w:t xml:space="preserve">perceptual coactivation hypothesis. </w:t>
      </w:r>
      <w:r w:rsidR="00F82A73" w:rsidRPr="0042773F">
        <w:rPr>
          <w:lang w:eastAsia="ko-KR"/>
        </w:rPr>
        <w:t xml:space="preserve">Furthermore, </w:t>
      </w:r>
      <w:r w:rsidR="00F82A73" w:rsidRPr="0042773F">
        <w:t xml:space="preserve">most of these models were used to explain redundancy gain in studies that primarily involved </w:t>
      </w:r>
      <w:r w:rsidR="00027D25" w:rsidRPr="0042773F">
        <w:t xml:space="preserve">either </w:t>
      </w:r>
      <w:r w:rsidR="00F82A73" w:rsidRPr="0042773F">
        <w:t>target detection task</w:t>
      </w:r>
      <w:r w:rsidR="00027D25" w:rsidRPr="0042773F">
        <w:t xml:space="preserve"> without distractors</w:t>
      </w:r>
      <w:r w:rsidR="00883DCA" w:rsidRPr="0042773F">
        <w:t xml:space="preserve"> or go/</w:t>
      </w:r>
      <w:proofErr w:type="spellStart"/>
      <w:r w:rsidR="00883DCA" w:rsidRPr="0042773F">
        <w:t>NoGo</w:t>
      </w:r>
      <w:proofErr w:type="spellEnd"/>
      <w:r w:rsidR="00883DCA" w:rsidRPr="0042773F">
        <w:t xml:space="preserve"> task</w:t>
      </w:r>
      <w:r w:rsidR="00F82A73" w:rsidRPr="0042773F">
        <w:t xml:space="preserve">, wherein multiple targets had </w:t>
      </w:r>
      <w:r w:rsidR="00F82A73" w:rsidRPr="0042773F">
        <w:lastRenderedPageBreak/>
        <w:t xml:space="preserve">identical perceptual and response features. </w:t>
      </w:r>
    </w:p>
    <w:p w14:paraId="69E48BCC" w14:textId="77777777" w:rsidR="00D759A3" w:rsidRDefault="002F55AD" w:rsidP="00A67669">
      <w:pPr>
        <w:widowControl w:val="0"/>
        <w:autoSpaceDE w:val="0"/>
        <w:autoSpaceDN w:val="0"/>
        <w:adjustRightInd w:val="0"/>
        <w:spacing w:line="480" w:lineRule="auto"/>
        <w:ind w:firstLine="720"/>
        <w:rPr>
          <w:ins w:id="74" w:author="Wilmott, James" w:date="2022-01-05T11:48:00Z"/>
          <w:rFonts w:eastAsia="Times New Roman"/>
          <w:lang w:eastAsia="ko-KR"/>
        </w:rPr>
      </w:pPr>
      <w:ins w:id="75" w:author="Wilmott, James" w:date="2022-01-05T11:31:00Z">
        <w:r>
          <w:t>A r</w:t>
        </w:r>
      </w:ins>
      <w:del w:id="76" w:author="Wilmott, James" w:date="2022-01-05T11:31:00Z">
        <w:r w:rsidR="000E73E0" w:rsidRPr="0042773F" w:rsidDel="002F55AD">
          <w:delText>R</w:delText>
        </w:r>
      </w:del>
      <w:r w:rsidR="00951D00" w:rsidRPr="0042773F">
        <w:t xml:space="preserve">edundancy gain </w:t>
      </w:r>
      <w:r w:rsidR="00FE461A" w:rsidRPr="0042773F">
        <w:t>has</w:t>
      </w:r>
      <w:r w:rsidR="00951D00" w:rsidRPr="0042773F">
        <w:t xml:space="preserve"> also </w:t>
      </w:r>
      <w:r w:rsidR="00FE461A" w:rsidRPr="0042773F">
        <w:t xml:space="preserve">been </w:t>
      </w:r>
      <w:r w:rsidR="00951D00" w:rsidRPr="0042773F">
        <w:t xml:space="preserve">reported in </w:t>
      </w:r>
      <w:r w:rsidR="00CE72F9" w:rsidRPr="0042773F">
        <w:t>feature singleton detection tasks</w:t>
      </w:r>
      <w:r w:rsidR="00951D00" w:rsidRPr="0042773F">
        <w:t xml:space="preserve"> </w:t>
      </w:r>
      <w:r w:rsidR="0099101B" w:rsidRPr="0042773F">
        <w:t>wh</w:t>
      </w:r>
      <w:r w:rsidR="00FE461A" w:rsidRPr="0042773F">
        <w:t>erein</w:t>
      </w:r>
      <w:r w:rsidR="00951D00" w:rsidRPr="0042773F">
        <w:t xml:space="preserve"> multiple </w:t>
      </w:r>
      <w:r w:rsidR="00CE72F9" w:rsidRPr="0042773F">
        <w:t xml:space="preserve">feature dimensions are used </w:t>
      </w:r>
      <w:r w:rsidR="00951D00" w:rsidRPr="0042773F">
        <w:t xml:space="preserve">to define a target </w:t>
      </w:r>
      <w:r w:rsidR="00CE72F9" w:rsidRPr="0042773F">
        <w:t>(</w:t>
      </w:r>
      <w:proofErr w:type="spellStart"/>
      <w:r w:rsidR="00CE72F9" w:rsidRPr="0042773F">
        <w:t>Krummenacher</w:t>
      </w:r>
      <w:proofErr w:type="spellEnd"/>
      <w:r w:rsidR="00CE72F9" w:rsidRPr="0042773F">
        <w:t xml:space="preserve">, et al., 2001, 2002). For instance, </w:t>
      </w:r>
      <w:proofErr w:type="spellStart"/>
      <w:r w:rsidR="00CE72F9" w:rsidRPr="0042773F">
        <w:t>Krummenacher</w:t>
      </w:r>
      <w:proofErr w:type="spellEnd"/>
      <w:r w:rsidR="00CE72F9" w:rsidRPr="0042773F">
        <w:t xml:space="preserve"> et al., (2001) observed that reaction times in trials including a pop-out target defined by two feature</w:t>
      </w:r>
      <w:del w:id="77" w:author="Wilmott, James" w:date="2022-01-05T11:47:00Z">
        <w:r w:rsidR="00CE72F9" w:rsidRPr="0042773F" w:rsidDel="009932C6">
          <w:delText xml:space="preserve"> dimensions</w:delText>
        </w:r>
      </w:del>
      <w:ins w:id="78" w:author="Wilmott, James" w:date="2022-01-05T11:47:00Z">
        <w:r w:rsidR="009932C6">
          <w:t>s</w:t>
        </w:r>
      </w:ins>
      <w:r w:rsidR="00CE72F9" w:rsidRPr="0042773F">
        <w:t xml:space="preserve"> (orientation and color) were faster than those including a target defined individually by either </w:t>
      </w:r>
      <w:del w:id="79" w:author="Wilmott, James" w:date="2022-01-05T11:47:00Z">
        <w:r w:rsidR="00CE72F9" w:rsidRPr="0042773F" w:rsidDel="004226FC">
          <w:delText>dimension</w:delText>
        </w:r>
      </w:del>
      <w:ins w:id="80" w:author="Wilmott, James" w:date="2022-01-05T11:47:00Z">
        <w:r w:rsidR="004226FC">
          <w:t>feature</w:t>
        </w:r>
      </w:ins>
      <w:r w:rsidR="00CE72F9" w:rsidRPr="0042773F">
        <w:t>. In various previous studies, a similar reaction time advantage has been observed for cases when two identical targets (i.e., redundant targets) are present or when targets are defined by intra-dimensional redundancy (Holmgren, et al., 1974; Eriksen &amp; Eriksen, 1974, 1979; Miller, 1982; van der Heijden, et al., 1984</w:t>
      </w:r>
      <w:r w:rsidR="00951D00" w:rsidRPr="0042773F">
        <w:t>).</w:t>
      </w:r>
      <w:r w:rsidR="00BD34C2" w:rsidRPr="0042773F">
        <w:t xml:space="preserve"> </w:t>
      </w:r>
      <w:r w:rsidR="000152F2" w:rsidRPr="0042773F">
        <w:t xml:space="preserve">Redundancy gain </w:t>
      </w:r>
      <w:del w:id="81" w:author="Wilmott, James" w:date="2022-01-05T11:47:00Z">
        <w:r w:rsidR="000152F2" w:rsidRPr="0042773F" w:rsidDel="00712B5F">
          <w:delText>was also reported</w:delText>
        </w:r>
      </w:del>
      <w:ins w:id="82" w:author="Wilmott, James" w:date="2022-01-05T11:47:00Z">
        <w:r w:rsidR="00712B5F">
          <w:t>has also been observed</w:t>
        </w:r>
      </w:ins>
      <w:r w:rsidR="000152F2" w:rsidRPr="0042773F">
        <w:t xml:space="preserve"> </w:t>
      </w:r>
      <w:del w:id="83" w:author="Wilmott, James" w:date="2022-01-05T11:47:00Z">
        <w:r w:rsidR="000152F2" w:rsidRPr="0042773F" w:rsidDel="0049224C">
          <w:delText xml:space="preserve">in </w:delText>
        </w:r>
      </w:del>
      <w:ins w:id="84" w:author="Wilmott, James" w:date="2022-01-05T11:47:00Z">
        <w:r w:rsidR="0049224C">
          <w:t>for</w:t>
        </w:r>
        <w:r w:rsidR="0049224C" w:rsidRPr="0042773F">
          <w:t xml:space="preserve"> </w:t>
        </w:r>
      </w:ins>
      <w:r w:rsidR="000152F2" w:rsidRPr="0042773F">
        <w:t xml:space="preserve">detection of </w:t>
      </w:r>
      <w:r w:rsidR="00B95279" w:rsidRPr="0042773F">
        <w:t>tumors in</w:t>
      </w:r>
      <w:r w:rsidR="000152F2" w:rsidRPr="0042773F">
        <w:t xml:space="preserve"> simulated X-ray images</w:t>
      </w:r>
      <w:r w:rsidR="00DC5384" w:rsidRPr="0042773F">
        <w:t xml:space="preserve"> (Hebert et al., 2020)</w:t>
      </w:r>
      <w:r w:rsidR="000152F2" w:rsidRPr="0042773F">
        <w:t xml:space="preserve">. For instance, </w:t>
      </w:r>
      <w:r w:rsidR="000152F2" w:rsidRPr="0042773F">
        <w:rPr>
          <w:rFonts w:eastAsia="Times New Roman"/>
          <w:lang w:eastAsia="ko-KR"/>
        </w:rPr>
        <w:t xml:space="preserve">Hebert et al., (2020) </w:t>
      </w:r>
      <w:r w:rsidR="000152F2" w:rsidRPr="0042773F">
        <w:t xml:space="preserve">showed that </w:t>
      </w:r>
      <w:r w:rsidR="000152F2" w:rsidRPr="0042773F">
        <w:rPr>
          <w:rFonts w:eastAsia="Times New Roman"/>
          <w:lang w:eastAsia="ko-KR"/>
        </w:rPr>
        <w:t xml:space="preserve">displaying multiple identical or similar images yields significantly lower false-negative rates. They suggested that the redundancy gain may reflect a combination of enhanced perception, an alteration in search procedure, and a change in the threshold for when to quit search. </w:t>
      </w:r>
    </w:p>
    <w:p w14:paraId="2ED2260A" w14:textId="1F1DA2CE" w:rsidR="00B95279" w:rsidRPr="00CB1941" w:rsidDel="00D759A3" w:rsidRDefault="0028058F" w:rsidP="00A67669">
      <w:pPr>
        <w:widowControl w:val="0"/>
        <w:autoSpaceDE w:val="0"/>
        <w:autoSpaceDN w:val="0"/>
        <w:adjustRightInd w:val="0"/>
        <w:spacing w:line="480" w:lineRule="auto"/>
        <w:ind w:firstLine="720"/>
        <w:rPr>
          <w:del w:id="85" w:author="Wilmott, James" w:date="2022-01-05T11:50:00Z"/>
          <w:color w:val="FF0000"/>
          <w:lang w:eastAsia="ko-KR"/>
          <w:rPrChange w:id="86" w:author="Wilmott, James" w:date="2022-01-05T11:51:00Z">
            <w:rPr>
              <w:del w:id="87" w:author="Wilmott, James" w:date="2022-01-05T11:50:00Z"/>
              <w:lang w:eastAsia="ko-KR"/>
            </w:rPr>
          </w:rPrChange>
        </w:rPr>
      </w:pPr>
      <w:del w:id="88" w:author="Wilmott, James" w:date="2022-01-05T11:49:00Z">
        <w:r w:rsidRPr="00D759A3" w:rsidDel="00D759A3">
          <w:rPr>
            <w:color w:val="FF0000"/>
            <w:rPrChange w:id="89" w:author="Wilmott, James" w:date="2022-01-05T11:50:00Z">
              <w:rPr/>
            </w:rPrChange>
          </w:rPr>
          <w:delText>Each of the</w:delText>
        </w:r>
      </w:del>
      <w:del w:id="90" w:author="Wilmott, James" w:date="2022-01-05T11:48:00Z">
        <w:r w:rsidRPr="00D759A3" w:rsidDel="00D759A3">
          <w:rPr>
            <w:color w:val="FF0000"/>
            <w:rPrChange w:id="91" w:author="Wilmott, James" w:date="2022-01-05T11:50:00Z">
              <w:rPr/>
            </w:rPrChange>
          </w:rPr>
          <w:delText>se</w:delText>
        </w:r>
      </w:del>
      <w:ins w:id="92" w:author="Wilmott, James" w:date="2022-01-05T11:49:00Z">
        <w:r w:rsidR="00D759A3" w:rsidRPr="00D759A3">
          <w:rPr>
            <w:color w:val="FF0000"/>
            <w:rPrChange w:id="93" w:author="Wilmott, James" w:date="2022-01-05T11:50:00Z">
              <w:rPr/>
            </w:rPrChange>
          </w:rPr>
          <w:t>These previous s</w:t>
        </w:r>
      </w:ins>
      <w:del w:id="94" w:author="Wilmott, James" w:date="2022-01-05T11:49:00Z">
        <w:r w:rsidRPr="00D759A3" w:rsidDel="00D759A3">
          <w:rPr>
            <w:color w:val="FF0000"/>
            <w:rPrChange w:id="95" w:author="Wilmott, James" w:date="2022-01-05T11:50:00Z">
              <w:rPr/>
            </w:rPrChange>
          </w:rPr>
          <w:delText xml:space="preserve"> s</w:delText>
        </w:r>
      </w:del>
      <w:r w:rsidRPr="00D759A3">
        <w:rPr>
          <w:color w:val="FF0000"/>
          <w:rPrChange w:id="96" w:author="Wilmott, James" w:date="2022-01-05T11:50:00Z">
            <w:rPr/>
          </w:rPrChange>
        </w:rPr>
        <w:t>tudies</w:t>
      </w:r>
      <w:ins w:id="97" w:author="Wilmott, James" w:date="2022-01-05T11:49:00Z">
        <w:r w:rsidR="00D759A3" w:rsidRPr="00D759A3">
          <w:rPr>
            <w:color w:val="FF0000"/>
            <w:rPrChange w:id="98" w:author="Wilmott, James" w:date="2022-01-05T11:50:00Z">
              <w:rPr/>
            </w:rPrChange>
          </w:rPr>
          <w:t xml:space="preserve"> </w:t>
        </w:r>
      </w:ins>
      <w:del w:id="99" w:author="Wilmott, James" w:date="2022-01-05T11:50:00Z">
        <w:r w:rsidR="00577557" w:rsidRPr="00D759A3" w:rsidDel="005E2829">
          <w:rPr>
            <w:color w:val="FF0000"/>
            <w:lang w:eastAsia="ko-KR"/>
            <w:rPrChange w:id="100" w:author="Wilmott, James" w:date="2022-01-05T11:50:00Z">
              <w:rPr>
                <w:lang w:eastAsia="ko-KR"/>
              </w:rPr>
            </w:rPrChange>
          </w:rPr>
          <w:delText xml:space="preserve"> </w:delText>
        </w:r>
      </w:del>
      <w:r w:rsidR="006D0277" w:rsidRPr="00D759A3">
        <w:rPr>
          <w:color w:val="FF0000"/>
          <w:lang w:eastAsia="ko-KR"/>
          <w:rPrChange w:id="101" w:author="Wilmott, James" w:date="2022-01-05T11:50:00Z">
            <w:rPr>
              <w:lang w:eastAsia="ko-KR"/>
            </w:rPr>
          </w:rPrChange>
        </w:rPr>
        <w:t xml:space="preserve">consistently </w:t>
      </w:r>
      <w:del w:id="102" w:author="Wilmott, James" w:date="2022-01-05T11:49:00Z">
        <w:r w:rsidRPr="00D759A3" w:rsidDel="00D759A3">
          <w:rPr>
            <w:color w:val="FF0000"/>
            <w:lang w:eastAsia="ko-KR"/>
            <w:rPrChange w:id="103" w:author="Wilmott, James" w:date="2022-01-05T11:50:00Z">
              <w:rPr>
                <w:lang w:eastAsia="ko-KR"/>
              </w:rPr>
            </w:rPrChange>
          </w:rPr>
          <w:delText xml:space="preserve">demonstrating </w:delText>
        </w:r>
      </w:del>
      <w:ins w:id="104" w:author="Wilmott, James" w:date="2022-01-05T11:49:00Z">
        <w:r w:rsidR="00D759A3" w:rsidRPr="00D759A3">
          <w:rPr>
            <w:color w:val="FF0000"/>
            <w:lang w:eastAsia="ko-KR"/>
            <w:rPrChange w:id="105" w:author="Wilmott, James" w:date="2022-01-05T11:50:00Z">
              <w:rPr>
                <w:lang w:eastAsia="ko-KR"/>
              </w:rPr>
            </w:rPrChange>
          </w:rPr>
          <w:t>demonstrat</w:t>
        </w:r>
      </w:ins>
      <w:ins w:id="106" w:author="Wilmott, James" w:date="2022-01-05T11:50:00Z">
        <w:r w:rsidR="005E2829">
          <w:rPr>
            <w:color w:val="FF0000"/>
            <w:lang w:eastAsia="ko-KR"/>
          </w:rPr>
          <w:t>ing</w:t>
        </w:r>
      </w:ins>
      <w:ins w:id="107" w:author="Wilmott, James" w:date="2022-01-05T11:49:00Z">
        <w:r w:rsidR="00D759A3" w:rsidRPr="00D759A3">
          <w:rPr>
            <w:color w:val="FF0000"/>
            <w:lang w:eastAsia="ko-KR"/>
            <w:rPrChange w:id="108" w:author="Wilmott, James" w:date="2022-01-05T11:50:00Z">
              <w:rPr>
                <w:lang w:eastAsia="ko-KR"/>
              </w:rPr>
            </w:rPrChange>
          </w:rPr>
          <w:t xml:space="preserve"> </w:t>
        </w:r>
      </w:ins>
      <w:r w:rsidR="006D0277" w:rsidRPr="00D759A3">
        <w:rPr>
          <w:color w:val="FF0000"/>
          <w:lang w:eastAsia="ko-KR"/>
          <w:rPrChange w:id="109" w:author="Wilmott, James" w:date="2022-01-05T11:50:00Z">
            <w:rPr>
              <w:lang w:eastAsia="ko-KR"/>
            </w:rPr>
          </w:rPrChange>
        </w:rPr>
        <w:t>redundancy gain</w:t>
      </w:r>
      <w:ins w:id="110" w:author="Wilmott, James" w:date="2022-01-05T11:49:00Z">
        <w:r w:rsidR="00D759A3" w:rsidRPr="00D759A3">
          <w:rPr>
            <w:color w:val="FF0000"/>
            <w:lang w:eastAsia="ko-KR"/>
            <w:rPrChange w:id="111" w:author="Wilmott, James" w:date="2022-01-05T11:50:00Z">
              <w:rPr>
                <w:lang w:eastAsia="ko-KR"/>
              </w:rPr>
            </w:rPrChange>
          </w:rPr>
          <w:t>s</w:t>
        </w:r>
      </w:ins>
      <w:r w:rsidR="00577557" w:rsidRPr="00D759A3">
        <w:rPr>
          <w:color w:val="FF0000"/>
          <w:lang w:eastAsia="ko-KR"/>
          <w:rPrChange w:id="112" w:author="Wilmott, James" w:date="2022-01-05T11:50:00Z">
            <w:rPr>
              <w:lang w:eastAsia="ko-KR"/>
            </w:rPr>
          </w:rPrChange>
        </w:rPr>
        <w:t xml:space="preserve"> </w:t>
      </w:r>
      <w:ins w:id="113" w:author="Wilmott, James" w:date="2022-01-05T11:52:00Z">
        <w:r w:rsidR="006E0D14">
          <w:rPr>
            <w:color w:val="FF0000"/>
            <w:lang w:eastAsia="ko-KR"/>
          </w:rPr>
          <w:t xml:space="preserve">have </w:t>
        </w:r>
      </w:ins>
      <w:r w:rsidR="006D0277" w:rsidRPr="00D759A3">
        <w:rPr>
          <w:color w:val="FF0000"/>
          <w:lang w:eastAsia="ko-KR"/>
          <w:rPrChange w:id="114" w:author="Wilmott, James" w:date="2022-01-05T11:50:00Z">
            <w:rPr>
              <w:lang w:eastAsia="ko-KR"/>
            </w:rPr>
          </w:rPrChange>
        </w:rPr>
        <w:t xml:space="preserve">primarily </w:t>
      </w:r>
      <w:del w:id="115" w:author="Wilmott, James" w:date="2022-01-05T11:50:00Z">
        <w:r w:rsidRPr="00D759A3" w:rsidDel="00AC3C00">
          <w:rPr>
            <w:color w:val="FF0000"/>
            <w:lang w:eastAsia="ko-KR"/>
            <w:rPrChange w:id="116" w:author="Wilmott, James" w:date="2022-01-05T11:50:00Z">
              <w:rPr>
                <w:lang w:eastAsia="ko-KR"/>
              </w:rPr>
            </w:rPrChange>
          </w:rPr>
          <w:delText xml:space="preserve">required </w:delText>
        </w:r>
      </w:del>
      <w:ins w:id="117" w:author="Wilmott, James" w:date="2022-01-05T11:50:00Z">
        <w:r w:rsidR="00AC3C00">
          <w:rPr>
            <w:color w:val="FF0000"/>
            <w:lang w:eastAsia="ko-KR"/>
          </w:rPr>
          <w:t>employed</w:t>
        </w:r>
        <w:r w:rsidR="00AC3C00" w:rsidRPr="00D759A3">
          <w:rPr>
            <w:color w:val="FF0000"/>
            <w:lang w:eastAsia="ko-KR"/>
            <w:rPrChange w:id="118" w:author="Wilmott, James" w:date="2022-01-05T11:50:00Z">
              <w:rPr>
                <w:lang w:eastAsia="ko-KR"/>
              </w:rPr>
            </w:rPrChange>
          </w:rPr>
          <w:t xml:space="preserve"> </w:t>
        </w:r>
      </w:ins>
      <w:r w:rsidR="00577557" w:rsidRPr="00D759A3">
        <w:rPr>
          <w:color w:val="FF0000"/>
          <w:lang w:eastAsia="ko-KR"/>
          <w:rPrChange w:id="119" w:author="Wilmott, James" w:date="2022-01-05T11:50:00Z">
            <w:rPr>
              <w:lang w:eastAsia="ko-KR"/>
            </w:rPr>
          </w:rPrChange>
        </w:rPr>
        <w:t xml:space="preserve">target detection </w:t>
      </w:r>
      <w:ins w:id="120" w:author="Wilmott, James" w:date="2022-01-05T11:49:00Z">
        <w:r w:rsidR="00D759A3" w:rsidRPr="00D759A3">
          <w:rPr>
            <w:color w:val="FF0000"/>
            <w:lang w:eastAsia="ko-KR"/>
            <w:rPrChange w:id="121" w:author="Wilmott, James" w:date="2022-01-05T11:50:00Z">
              <w:rPr>
                <w:lang w:eastAsia="ko-KR"/>
              </w:rPr>
            </w:rPrChange>
          </w:rPr>
          <w:t xml:space="preserve">tasks </w:t>
        </w:r>
      </w:ins>
      <w:del w:id="122" w:author="Wilmott, James" w:date="2022-01-05T11:50:00Z">
        <w:r w:rsidRPr="00D759A3" w:rsidDel="00D759A3">
          <w:rPr>
            <w:color w:val="FF0000"/>
            <w:lang w:eastAsia="ko-KR"/>
            <w:rPrChange w:id="123" w:author="Wilmott, James" w:date="2022-01-05T11:50:00Z">
              <w:rPr>
                <w:lang w:eastAsia="ko-KR"/>
              </w:rPr>
            </w:rPrChange>
          </w:rPr>
          <w:delText xml:space="preserve">such </w:delText>
        </w:r>
        <w:r w:rsidR="00577557" w:rsidRPr="00D759A3" w:rsidDel="00D759A3">
          <w:rPr>
            <w:color w:val="FF0000"/>
            <w:lang w:eastAsia="ko-KR"/>
            <w:rPrChange w:id="124" w:author="Wilmott, James" w:date="2022-01-05T11:50:00Z">
              <w:rPr>
                <w:lang w:eastAsia="ko-KR"/>
              </w:rPr>
            </w:rPrChange>
          </w:rPr>
          <w:delText xml:space="preserve">that </w:delText>
        </w:r>
        <w:r w:rsidR="006D0277" w:rsidRPr="00D759A3" w:rsidDel="00D759A3">
          <w:rPr>
            <w:color w:val="FF0000"/>
            <w:lang w:eastAsia="ko-KR"/>
            <w:rPrChange w:id="125" w:author="Wilmott, James" w:date="2022-01-05T11:50:00Z">
              <w:rPr>
                <w:lang w:eastAsia="ko-KR"/>
              </w:rPr>
            </w:rPrChange>
          </w:rPr>
          <w:delText>all</w:delText>
        </w:r>
      </w:del>
      <w:ins w:id="126" w:author="Wilmott, James" w:date="2022-01-05T11:50:00Z">
        <w:r w:rsidR="00D759A3" w:rsidRPr="00D759A3">
          <w:rPr>
            <w:color w:val="FF0000"/>
            <w:lang w:eastAsia="ko-KR"/>
            <w:rPrChange w:id="127" w:author="Wilmott, James" w:date="2022-01-05T11:50:00Z">
              <w:rPr>
                <w:lang w:eastAsia="ko-KR"/>
              </w:rPr>
            </w:rPrChange>
          </w:rPr>
          <w:t>where all</w:t>
        </w:r>
      </w:ins>
      <w:r w:rsidR="006D0277" w:rsidRPr="00D759A3">
        <w:rPr>
          <w:color w:val="FF0000"/>
          <w:lang w:eastAsia="ko-KR"/>
          <w:rPrChange w:id="128" w:author="Wilmott, James" w:date="2022-01-05T11:50:00Z">
            <w:rPr>
              <w:lang w:eastAsia="ko-KR"/>
            </w:rPr>
          </w:rPrChange>
        </w:rPr>
        <w:t xml:space="preserve"> targets </w:t>
      </w:r>
      <w:r w:rsidR="000152F2" w:rsidRPr="00D759A3">
        <w:rPr>
          <w:rFonts w:eastAsia="Times New Roman"/>
          <w:color w:val="FF0000"/>
          <w:lang w:eastAsia="ko-KR"/>
          <w:rPrChange w:id="129" w:author="Wilmott, James" w:date="2022-01-05T11:50:00Z">
            <w:rPr>
              <w:rFonts w:eastAsia="Times New Roman"/>
              <w:lang w:eastAsia="ko-KR"/>
            </w:rPr>
          </w:rPrChange>
        </w:rPr>
        <w:t>yield the same target</w:t>
      </w:r>
      <w:ins w:id="130" w:author="Wilmott, James" w:date="2022-01-05T11:51:00Z">
        <w:r w:rsidR="00BD3811">
          <w:rPr>
            <w:rFonts w:eastAsia="Times New Roman"/>
            <w:color w:val="FF0000"/>
            <w:lang w:eastAsia="ko-KR"/>
          </w:rPr>
          <w:t xml:space="preserve"> </w:t>
        </w:r>
      </w:ins>
      <w:del w:id="131" w:author="Wilmott, James" w:date="2022-01-05T11:51:00Z">
        <w:r w:rsidR="000152F2" w:rsidRPr="00D759A3" w:rsidDel="00BD3811">
          <w:rPr>
            <w:rFonts w:eastAsia="Times New Roman"/>
            <w:color w:val="FF0000"/>
            <w:lang w:eastAsia="ko-KR"/>
            <w:rPrChange w:id="132" w:author="Wilmott, James" w:date="2022-01-05T11:50:00Z">
              <w:rPr>
                <w:rFonts w:eastAsia="Times New Roman"/>
                <w:lang w:eastAsia="ko-KR"/>
              </w:rPr>
            </w:rPrChange>
          </w:rPr>
          <w:delText>-</w:delText>
        </w:r>
      </w:del>
      <w:r w:rsidR="000152F2" w:rsidRPr="00D759A3">
        <w:rPr>
          <w:rFonts w:eastAsia="Times New Roman"/>
          <w:color w:val="FF0000"/>
          <w:lang w:eastAsia="ko-KR"/>
          <w:rPrChange w:id="133" w:author="Wilmott, James" w:date="2022-01-05T11:50:00Z">
            <w:rPr>
              <w:rFonts w:eastAsia="Times New Roman"/>
              <w:lang w:eastAsia="ko-KR"/>
            </w:rPr>
          </w:rPrChange>
        </w:rPr>
        <w:t>present</w:t>
      </w:r>
      <w:r w:rsidR="006D0277" w:rsidRPr="00D759A3">
        <w:rPr>
          <w:rFonts w:eastAsia="Times New Roman"/>
          <w:color w:val="FF0000"/>
          <w:lang w:eastAsia="ko-KR"/>
          <w:rPrChange w:id="134" w:author="Wilmott, James" w:date="2022-01-05T11:50:00Z">
            <w:rPr>
              <w:rFonts w:eastAsia="Times New Roman"/>
              <w:lang w:eastAsia="ko-KR"/>
            </w:rPr>
          </w:rPrChange>
        </w:rPr>
        <w:t xml:space="preserve"> or</w:t>
      </w:r>
      <w:ins w:id="135" w:author="Wilmott, James" w:date="2022-01-05T11:50:00Z">
        <w:r w:rsidR="008D545A">
          <w:rPr>
            <w:rFonts w:eastAsia="Times New Roman"/>
            <w:color w:val="FF0000"/>
            <w:lang w:eastAsia="ko-KR"/>
          </w:rPr>
          <w:t xml:space="preserve"> </w:t>
        </w:r>
      </w:ins>
      <w:del w:id="136" w:author="Wilmott, James" w:date="2022-01-05T11:50:00Z">
        <w:r w:rsidR="000152F2" w:rsidRPr="00D759A3" w:rsidDel="008D545A">
          <w:rPr>
            <w:rFonts w:eastAsia="Times New Roman"/>
            <w:color w:val="FF0000"/>
            <w:lang w:eastAsia="ko-KR"/>
            <w:rPrChange w:id="137" w:author="Wilmott, James" w:date="2022-01-05T11:50:00Z">
              <w:rPr>
                <w:rFonts w:eastAsia="Times New Roman"/>
                <w:lang w:eastAsia="ko-KR"/>
              </w:rPr>
            </w:rPrChange>
          </w:rPr>
          <w:delText>-</w:delText>
        </w:r>
      </w:del>
      <w:r w:rsidR="000152F2" w:rsidRPr="00D759A3">
        <w:rPr>
          <w:rFonts w:eastAsia="Times New Roman"/>
          <w:color w:val="FF0000"/>
          <w:lang w:eastAsia="ko-KR"/>
          <w:rPrChange w:id="138" w:author="Wilmott, James" w:date="2022-01-05T11:50:00Z">
            <w:rPr>
              <w:rFonts w:eastAsia="Times New Roman"/>
              <w:lang w:eastAsia="ko-KR"/>
            </w:rPr>
          </w:rPrChange>
        </w:rPr>
        <w:t>absent response</w:t>
      </w:r>
      <w:del w:id="139" w:author="Wilmott, James" w:date="2022-01-05T11:54:00Z">
        <w:r w:rsidR="000152F2" w:rsidRPr="00D759A3" w:rsidDel="005C2CC4">
          <w:rPr>
            <w:rFonts w:eastAsia="Times New Roman"/>
            <w:color w:val="FF0000"/>
            <w:lang w:eastAsia="ko-KR"/>
            <w:rPrChange w:id="140" w:author="Wilmott, James" w:date="2022-01-05T11:50:00Z">
              <w:rPr>
                <w:rFonts w:eastAsia="Times New Roman"/>
                <w:lang w:eastAsia="ko-KR"/>
              </w:rPr>
            </w:rPrChange>
          </w:rPr>
          <w:delText>s</w:delText>
        </w:r>
      </w:del>
      <w:ins w:id="141" w:author="Wilmott, James" w:date="2022-01-05T12:08:00Z">
        <w:r w:rsidR="009429F7">
          <w:rPr>
            <w:color w:val="FF0000"/>
            <w:lang w:eastAsia="ko-KR"/>
          </w:rPr>
          <w:t xml:space="preserve">. </w:t>
        </w:r>
      </w:ins>
      <w:del w:id="142" w:author="Wilmott, James" w:date="2022-01-05T11:50:00Z">
        <w:r w:rsidR="000152F2" w:rsidRPr="00CB1941" w:rsidDel="007C4157">
          <w:rPr>
            <w:rFonts w:eastAsia="Times New Roman"/>
            <w:color w:val="FF0000"/>
            <w:lang w:eastAsia="ko-KR"/>
            <w:rPrChange w:id="143" w:author="Wilmott, James" w:date="2022-01-05T11:51:00Z">
              <w:rPr>
                <w:rFonts w:eastAsia="Times New Roman"/>
                <w:lang w:eastAsia="ko-KR"/>
              </w:rPr>
            </w:rPrChange>
          </w:rPr>
          <w:delText>.</w:delText>
        </w:r>
        <w:r w:rsidR="00BD34C2" w:rsidRPr="00CB1941" w:rsidDel="00D759A3">
          <w:rPr>
            <w:color w:val="FF0000"/>
            <w:lang w:eastAsia="ko-KR"/>
            <w:rPrChange w:id="144" w:author="Wilmott, James" w:date="2022-01-05T11:51:00Z">
              <w:rPr>
                <w:lang w:eastAsia="ko-KR"/>
              </w:rPr>
            </w:rPrChange>
          </w:rPr>
          <w:delText xml:space="preserve">  </w:delText>
        </w:r>
      </w:del>
    </w:p>
    <w:p w14:paraId="42F14C6B" w14:textId="77777777" w:rsidR="00C727E0" w:rsidRDefault="00ED1E9D" w:rsidP="00C727E0">
      <w:pPr>
        <w:widowControl w:val="0"/>
        <w:autoSpaceDE w:val="0"/>
        <w:autoSpaceDN w:val="0"/>
        <w:adjustRightInd w:val="0"/>
        <w:spacing w:line="480" w:lineRule="auto"/>
        <w:ind w:firstLine="720"/>
        <w:rPr>
          <w:ins w:id="145" w:author="Wilmott, James" w:date="2022-01-05T12:07:00Z"/>
          <w:sz w:val="25"/>
          <w:szCs w:val="25"/>
        </w:rPr>
      </w:pPr>
      <w:r w:rsidRPr="00CB1941">
        <w:rPr>
          <w:color w:val="FF0000"/>
          <w:rPrChange w:id="146" w:author="Wilmott, James" w:date="2022-01-05T11:51:00Z">
            <w:rPr/>
          </w:rPrChange>
        </w:rPr>
        <w:t>Mu</w:t>
      </w:r>
      <w:r w:rsidR="004222BE" w:rsidRPr="00CB1941">
        <w:rPr>
          <w:rFonts w:eastAsia="Times New Roman"/>
          <w:color w:val="FF0000"/>
          <w:lang w:eastAsia="ko-KR"/>
          <w:rPrChange w:id="147" w:author="Wilmott, James" w:date="2022-01-05T11:51:00Z">
            <w:rPr>
              <w:rFonts w:eastAsia="Times New Roman"/>
              <w:lang w:eastAsia="ko-KR"/>
            </w:rPr>
          </w:rPrChange>
        </w:rPr>
        <w:t xml:space="preserve">ch </w:t>
      </w:r>
      <w:r w:rsidR="00BD34C2" w:rsidRPr="00CB1941">
        <w:rPr>
          <w:rFonts w:eastAsia="Times New Roman"/>
          <w:color w:val="FF0000"/>
          <w:lang w:eastAsia="ko-KR"/>
          <w:rPrChange w:id="148" w:author="Wilmott, James" w:date="2022-01-05T11:51:00Z">
            <w:rPr>
              <w:rFonts w:eastAsia="Times New Roman"/>
              <w:lang w:eastAsia="ko-KR"/>
            </w:rPr>
          </w:rPrChange>
        </w:rPr>
        <w:t xml:space="preserve">less is known about </w:t>
      </w:r>
      <w:r w:rsidR="005B5D0F" w:rsidRPr="00CB1941">
        <w:rPr>
          <w:rFonts w:eastAsia="Times New Roman"/>
          <w:color w:val="FF0000"/>
          <w:lang w:eastAsia="ko-KR"/>
          <w:rPrChange w:id="149" w:author="Wilmott, James" w:date="2022-01-05T11:51:00Z">
            <w:rPr>
              <w:rFonts w:eastAsia="Times New Roman"/>
              <w:lang w:eastAsia="ko-KR"/>
            </w:rPr>
          </w:rPrChange>
        </w:rPr>
        <w:t xml:space="preserve">how redundant targets interact </w:t>
      </w:r>
      <w:del w:id="150" w:author="Wilmott, James" w:date="2022-01-05T11:51:00Z">
        <w:r w:rsidR="005B5D0F" w:rsidRPr="00CB1941" w:rsidDel="00DE73BC">
          <w:rPr>
            <w:rFonts w:eastAsia="Times New Roman"/>
            <w:color w:val="FF0000"/>
            <w:lang w:eastAsia="ko-KR"/>
            <w:rPrChange w:id="151" w:author="Wilmott, James" w:date="2022-01-05T11:51:00Z">
              <w:rPr>
                <w:rFonts w:eastAsia="Times New Roman"/>
                <w:lang w:eastAsia="ko-KR"/>
              </w:rPr>
            </w:rPrChange>
          </w:rPr>
          <w:delText xml:space="preserve">with </w:delText>
        </w:r>
      </w:del>
      <w:ins w:id="152" w:author="Wilmott, James" w:date="2022-01-05T11:51:00Z">
        <w:r w:rsidR="00DE73BC" w:rsidRPr="00CB1941">
          <w:rPr>
            <w:rFonts w:eastAsia="Times New Roman"/>
            <w:color w:val="FF0000"/>
            <w:lang w:eastAsia="ko-KR"/>
            <w:rPrChange w:id="153" w:author="Wilmott, James" w:date="2022-01-05T11:51:00Z">
              <w:rPr>
                <w:rFonts w:eastAsia="Times New Roman"/>
                <w:lang w:eastAsia="ko-KR"/>
              </w:rPr>
            </w:rPrChange>
          </w:rPr>
          <w:t>during</w:t>
        </w:r>
        <w:r w:rsidR="00DE73BC" w:rsidRPr="00CB1941">
          <w:rPr>
            <w:rFonts w:eastAsia="Times New Roman"/>
            <w:color w:val="FF0000"/>
            <w:lang w:eastAsia="ko-KR"/>
            <w:rPrChange w:id="154" w:author="Wilmott, James" w:date="2022-01-05T11:51:00Z">
              <w:rPr>
                <w:rFonts w:eastAsia="Times New Roman"/>
                <w:lang w:eastAsia="ko-KR"/>
              </w:rPr>
            </w:rPrChange>
          </w:rPr>
          <w:t xml:space="preserve"> </w:t>
        </w:r>
      </w:ins>
      <w:r w:rsidR="005B5D0F" w:rsidRPr="00CB1941">
        <w:rPr>
          <w:rFonts w:eastAsia="Times New Roman"/>
          <w:color w:val="FF0000"/>
          <w:lang w:eastAsia="ko-KR"/>
          <w:rPrChange w:id="155" w:author="Wilmott, James" w:date="2022-01-05T11:51:00Z">
            <w:rPr>
              <w:rFonts w:eastAsia="Times New Roman"/>
              <w:lang w:eastAsia="ko-KR"/>
            </w:rPr>
          </w:rPrChange>
        </w:rPr>
        <w:t xml:space="preserve">visual search </w:t>
      </w:r>
      <w:r w:rsidR="00F523DF" w:rsidRPr="00CB1941">
        <w:rPr>
          <w:rFonts w:eastAsia="Times New Roman"/>
          <w:color w:val="FF0000"/>
          <w:lang w:eastAsia="ko-KR"/>
          <w:rPrChange w:id="156" w:author="Wilmott, James" w:date="2022-01-05T11:51:00Z">
            <w:rPr>
              <w:rFonts w:eastAsia="Times New Roman"/>
              <w:lang w:eastAsia="ko-KR"/>
            </w:rPr>
          </w:rPrChange>
        </w:rPr>
        <w:t xml:space="preserve">when </w:t>
      </w:r>
      <w:r w:rsidR="00BD34C2" w:rsidRPr="00CB1941">
        <w:rPr>
          <w:rFonts w:eastAsia="Times New Roman"/>
          <w:color w:val="FF0000"/>
          <w:rPrChange w:id="157" w:author="Wilmott, James" w:date="2022-01-05T11:51:00Z">
            <w:rPr>
              <w:rFonts w:eastAsia="Times New Roman"/>
            </w:rPr>
          </w:rPrChange>
        </w:rPr>
        <w:t>fine-detail target feature discrimination is required</w:t>
      </w:r>
      <w:r w:rsidR="000A65CA" w:rsidRPr="00CB1941">
        <w:rPr>
          <w:rFonts w:eastAsia="Times New Roman"/>
          <w:color w:val="FF0000"/>
          <w:rPrChange w:id="158" w:author="Wilmott, James" w:date="2022-01-05T11:51:00Z">
            <w:rPr>
              <w:rFonts w:eastAsia="Times New Roman"/>
            </w:rPr>
          </w:rPrChange>
        </w:rPr>
        <w:t xml:space="preserve"> and</w:t>
      </w:r>
      <w:r w:rsidR="000A65CA" w:rsidRPr="00CB1941">
        <w:rPr>
          <w:color w:val="FF0000"/>
          <w:sz w:val="25"/>
          <w:szCs w:val="25"/>
          <w:rPrChange w:id="159" w:author="Wilmott, James" w:date="2022-01-05T11:51:00Z">
            <w:rPr>
              <w:sz w:val="25"/>
              <w:szCs w:val="25"/>
            </w:rPr>
          </w:rPrChange>
        </w:rPr>
        <w:t xml:space="preserve"> the responses</w:t>
      </w:r>
      <w:ins w:id="160" w:author="Wilmott, James" w:date="2022-01-05T11:51:00Z">
        <w:r w:rsidR="00CB1941" w:rsidRPr="00CB1941">
          <w:rPr>
            <w:color w:val="FF0000"/>
            <w:sz w:val="25"/>
            <w:szCs w:val="25"/>
            <w:rPrChange w:id="161" w:author="Wilmott, James" w:date="2022-01-05T11:51:00Z">
              <w:rPr>
                <w:sz w:val="25"/>
                <w:szCs w:val="25"/>
              </w:rPr>
            </w:rPrChange>
          </w:rPr>
          <w:t xml:space="preserve"> associated with either target</w:t>
        </w:r>
      </w:ins>
      <w:r w:rsidR="000A65CA" w:rsidRPr="00CB1941">
        <w:rPr>
          <w:color w:val="FF0000"/>
          <w:sz w:val="25"/>
          <w:szCs w:val="25"/>
          <w:rPrChange w:id="162" w:author="Wilmott, James" w:date="2022-01-05T11:51:00Z">
            <w:rPr>
              <w:sz w:val="25"/>
              <w:szCs w:val="25"/>
            </w:rPr>
          </w:rPrChange>
        </w:rPr>
        <w:t xml:space="preserve"> could conflict</w:t>
      </w:r>
      <w:ins w:id="163" w:author="Wilmott, James" w:date="2022-01-05T11:54:00Z">
        <w:r w:rsidR="00126D27">
          <w:rPr>
            <w:color w:val="FF0000"/>
            <w:sz w:val="25"/>
            <w:szCs w:val="25"/>
          </w:rPr>
          <w:t xml:space="preserve"> (e.g., ea</w:t>
        </w:r>
      </w:ins>
      <w:ins w:id="164" w:author="Wilmott, James" w:date="2022-01-05T11:55:00Z">
        <w:r w:rsidR="00126D27">
          <w:rPr>
            <w:color w:val="FF0000"/>
            <w:sz w:val="25"/>
            <w:szCs w:val="25"/>
          </w:rPr>
          <w:t xml:space="preserve">ch of multiple </w:t>
        </w:r>
      </w:ins>
      <w:ins w:id="165" w:author="Wilmott, James" w:date="2022-01-05T11:54:00Z">
        <w:r w:rsidR="00126D27">
          <w:rPr>
            <w:color w:val="FF0000"/>
            <w:sz w:val="25"/>
            <w:szCs w:val="25"/>
          </w:rPr>
          <w:t>target features are mapped to different button presses)</w:t>
        </w:r>
      </w:ins>
      <w:del w:id="166" w:author="Wilmott, James" w:date="2022-01-05T11:51:00Z">
        <w:r w:rsidR="000A65CA" w:rsidRPr="00CB1941" w:rsidDel="00CB1941">
          <w:rPr>
            <w:color w:val="FF0000"/>
            <w:sz w:val="25"/>
            <w:szCs w:val="25"/>
            <w:rPrChange w:id="167" w:author="Wilmott, James" w:date="2022-01-05T11:51:00Z">
              <w:rPr>
                <w:sz w:val="25"/>
                <w:szCs w:val="25"/>
              </w:rPr>
            </w:rPrChange>
          </w:rPr>
          <w:delText xml:space="preserve"> among the two targets</w:delText>
        </w:r>
      </w:del>
      <w:r w:rsidR="000A65CA" w:rsidRPr="00CB1941">
        <w:rPr>
          <w:color w:val="FF0000"/>
          <w:sz w:val="25"/>
          <w:szCs w:val="25"/>
          <w:rPrChange w:id="168" w:author="Wilmott, James" w:date="2022-01-05T11:51:00Z">
            <w:rPr>
              <w:sz w:val="25"/>
              <w:szCs w:val="25"/>
            </w:rPr>
          </w:rPrChange>
        </w:rPr>
        <w:t xml:space="preserve">. </w:t>
      </w:r>
      <w:del w:id="169" w:author="Wilmott, James" w:date="2022-01-05T11:53:00Z">
        <w:r w:rsidR="00276D71" w:rsidRPr="00EE5558" w:rsidDel="00EE5558">
          <w:rPr>
            <w:color w:val="FF0000"/>
            <w:sz w:val="25"/>
            <w:szCs w:val="25"/>
            <w:rPrChange w:id="170" w:author="Wilmott, James" w:date="2022-01-05T11:53:00Z">
              <w:rPr>
                <w:sz w:val="25"/>
                <w:szCs w:val="25"/>
              </w:rPr>
            </w:rPrChange>
          </w:rPr>
          <w:delText>W</w:delText>
        </w:r>
        <w:r w:rsidR="005B7185" w:rsidRPr="00EE5558" w:rsidDel="00EE5558">
          <w:rPr>
            <w:color w:val="FF0000"/>
            <w:sz w:val="25"/>
            <w:szCs w:val="25"/>
            <w:rPrChange w:id="171" w:author="Wilmott, James" w:date="2022-01-05T11:53:00Z">
              <w:rPr>
                <w:sz w:val="25"/>
                <w:szCs w:val="25"/>
              </w:rPr>
            </w:rPrChange>
          </w:rPr>
          <w:delText xml:space="preserve">e </w:delText>
        </w:r>
      </w:del>
      <w:ins w:id="172" w:author="Wilmott, James" w:date="2022-01-05T11:53:00Z">
        <w:r w:rsidR="00EE5558" w:rsidRPr="00EE5558">
          <w:rPr>
            <w:color w:val="FF0000"/>
            <w:sz w:val="25"/>
            <w:szCs w:val="25"/>
            <w:rPrChange w:id="173" w:author="Wilmott, James" w:date="2022-01-05T11:53:00Z">
              <w:rPr>
                <w:sz w:val="25"/>
                <w:szCs w:val="25"/>
              </w:rPr>
            </w:rPrChange>
          </w:rPr>
          <w:t>The present study</w:t>
        </w:r>
        <w:r w:rsidR="00EE5558" w:rsidRPr="00EE5558">
          <w:rPr>
            <w:color w:val="FF0000"/>
            <w:sz w:val="25"/>
            <w:szCs w:val="25"/>
            <w:rPrChange w:id="174" w:author="Wilmott, James" w:date="2022-01-05T11:53:00Z">
              <w:rPr>
                <w:sz w:val="25"/>
                <w:szCs w:val="25"/>
              </w:rPr>
            </w:rPrChange>
          </w:rPr>
          <w:t xml:space="preserve"> </w:t>
        </w:r>
      </w:ins>
      <w:r w:rsidR="005B7185" w:rsidRPr="00EE5558">
        <w:rPr>
          <w:color w:val="FF0000"/>
          <w:sz w:val="25"/>
          <w:szCs w:val="25"/>
          <w:rPrChange w:id="175" w:author="Wilmott, James" w:date="2022-01-05T11:53:00Z">
            <w:rPr>
              <w:sz w:val="25"/>
              <w:szCs w:val="25"/>
            </w:rPr>
          </w:rPrChange>
        </w:rPr>
        <w:t xml:space="preserve">aimed to examine whether the redundancy gain </w:t>
      </w:r>
      <w:del w:id="176" w:author="Wilmott, James" w:date="2022-01-05T11:52:00Z">
        <w:r w:rsidR="005B7185" w:rsidRPr="00EE5558" w:rsidDel="007839F9">
          <w:rPr>
            <w:color w:val="FF0000"/>
            <w:sz w:val="25"/>
            <w:szCs w:val="25"/>
            <w:rPrChange w:id="177" w:author="Wilmott, James" w:date="2022-01-05T11:53:00Z">
              <w:rPr>
                <w:sz w:val="25"/>
                <w:szCs w:val="25"/>
              </w:rPr>
            </w:rPrChange>
          </w:rPr>
          <w:delText>as seen for</w:delText>
        </w:r>
      </w:del>
      <w:ins w:id="178" w:author="Wilmott, James" w:date="2022-01-05T11:52:00Z">
        <w:r w:rsidR="007839F9" w:rsidRPr="00EE5558">
          <w:rPr>
            <w:color w:val="FF0000"/>
            <w:sz w:val="25"/>
            <w:szCs w:val="25"/>
            <w:rPrChange w:id="179" w:author="Wilmott, James" w:date="2022-01-05T11:53:00Z">
              <w:rPr>
                <w:sz w:val="25"/>
                <w:szCs w:val="25"/>
              </w:rPr>
            </w:rPrChange>
          </w:rPr>
          <w:t>observed in</w:t>
        </w:r>
      </w:ins>
      <w:r w:rsidR="005B7185" w:rsidRPr="00EE5558">
        <w:rPr>
          <w:color w:val="FF0000"/>
          <w:sz w:val="25"/>
          <w:szCs w:val="25"/>
          <w:rPrChange w:id="180" w:author="Wilmott, James" w:date="2022-01-05T11:53:00Z">
            <w:rPr>
              <w:sz w:val="25"/>
              <w:szCs w:val="25"/>
            </w:rPr>
          </w:rPrChange>
        </w:rPr>
        <w:t xml:space="preserve"> </w:t>
      </w:r>
      <w:r w:rsidR="008D798A" w:rsidRPr="00EE5558">
        <w:rPr>
          <w:color w:val="FF0000"/>
          <w:sz w:val="25"/>
          <w:szCs w:val="25"/>
          <w:rPrChange w:id="181" w:author="Wilmott, James" w:date="2022-01-05T11:53:00Z">
            <w:rPr>
              <w:sz w:val="25"/>
              <w:szCs w:val="25"/>
            </w:rPr>
          </w:rPrChange>
        </w:rPr>
        <w:t>detection task</w:t>
      </w:r>
      <w:r w:rsidR="0028058F" w:rsidRPr="00EE5558">
        <w:rPr>
          <w:color w:val="FF0000"/>
          <w:sz w:val="25"/>
          <w:szCs w:val="25"/>
          <w:rPrChange w:id="182" w:author="Wilmott, James" w:date="2022-01-05T11:53:00Z">
            <w:rPr>
              <w:sz w:val="25"/>
              <w:szCs w:val="25"/>
            </w:rPr>
          </w:rPrChange>
        </w:rPr>
        <w:t>s</w:t>
      </w:r>
      <w:r w:rsidR="005B7185" w:rsidRPr="00EE5558">
        <w:rPr>
          <w:color w:val="FF0000"/>
          <w:sz w:val="25"/>
          <w:szCs w:val="25"/>
          <w:rPrChange w:id="183" w:author="Wilmott, James" w:date="2022-01-05T11:53:00Z">
            <w:rPr>
              <w:sz w:val="25"/>
              <w:szCs w:val="25"/>
            </w:rPr>
          </w:rPrChange>
        </w:rPr>
        <w:t xml:space="preserve"> also </w:t>
      </w:r>
      <w:r w:rsidR="0028058F" w:rsidRPr="00EE5558">
        <w:rPr>
          <w:color w:val="FF0000"/>
          <w:sz w:val="25"/>
          <w:szCs w:val="25"/>
          <w:rPrChange w:id="184" w:author="Wilmott, James" w:date="2022-01-05T11:53:00Z">
            <w:rPr>
              <w:sz w:val="25"/>
              <w:szCs w:val="25"/>
            </w:rPr>
          </w:rPrChange>
        </w:rPr>
        <w:t xml:space="preserve">occurs </w:t>
      </w:r>
      <w:del w:id="185" w:author="Wilmott, James" w:date="2022-01-05T12:07:00Z">
        <w:r w:rsidR="0028058F" w:rsidRPr="00EE5558" w:rsidDel="002B57D3">
          <w:rPr>
            <w:color w:val="FF0000"/>
            <w:sz w:val="25"/>
            <w:szCs w:val="25"/>
            <w:rPrChange w:id="186" w:author="Wilmott, James" w:date="2022-01-05T11:53:00Z">
              <w:rPr>
                <w:sz w:val="25"/>
                <w:szCs w:val="25"/>
              </w:rPr>
            </w:rPrChange>
          </w:rPr>
          <w:delText>in</w:delText>
        </w:r>
        <w:r w:rsidR="005B7185" w:rsidRPr="00EE5558" w:rsidDel="002B57D3">
          <w:rPr>
            <w:color w:val="FF0000"/>
            <w:sz w:val="25"/>
            <w:szCs w:val="25"/>
            <w:rPrChange w:id="187" w:author="Wilmott, James" w:date="2022-01-05T11:53:00Z">
              <w:rPr>
                <w:sz w:val="25"/>
                <w:szCs w:val="25"/>
              </w:rPr>
            </w:rPrChange>
          </w:rPr>
          <w:delText xml:space="preserve"> </w:delText>
        </w:r>
      </w:del>
      <w:ins w:id="188" w:author="Wilmott, James" w:date="2022-01-05T12:07:00Z">
        <w:r w:rsidR="002B57D3">
          <w:rPr>
            <w:color w:val="FF0000"/>
            <w:sz w:val="25"/>
            <w:szCs w:val="25"/>
          </w:rPr>
          <w:t>during</w:t>
        </w:r>
        <w:r w:rsidR="002B57D3" w:rsidRPr="00EE5558">
          <w:rPr>
            <w:color w:val="FF0000"/>
            <w:sz w:val="25"/>
            <w:szCs w:val="25"/>
            <w:rPrChange w:id="189" w:author="Wilmott, James" w:date="2022-01-05T11:53:00Z">
              <w:rPr>
                <w:sz w:val="25"/>
                <w:szCs w:val="25"/>
              </w:rPr>
            </w:rPrChange>
          </w:rPr>
          <w:t xml:space="preserve"> </w:t>
        </w:r>
      </w:ins>
      <w:r w:rsidR="005B7185" w:rsidRPr="00EE5558">
        <w:rPr>
          <w:color w:val="FF0000"/>
          <w:sz w:val="25"/>
          <w:szCs w:val="25"/>
          <w:rPrChange w:id="190" w:author="Wilmott, James" w:date="2022-01-05T11:53:00Z">
            <w:rPr>
              <w:sz w:val="25"/>
              <w:szCs w:val="25"/>
            </w:rPr>
          </w:rPrChange>
        </w:rPr>
        <w:t>discrimination task</w:t>
      </w:r>
      <w:r w:rsidR="0028058F" w:rsidRPr="00EE5558">
        <w:rPr>
          <w:color w:val="FF0000"/>
          <w:sz w:val="25"/>
          <w:szCs w:val="25"/>
          <w:rPrChange w:id="191" w:author="Wilmott, James" w:date="2022-01-05T11:53:00Z">
            <w:rPr>
              <w:sz w:val="25"/>
              <w:szCs w:val="25"/>
            </w:rPr>
          </w:rPrChange>
        </w:rPr>
        <w:t>s</w:t>
      </w:r>
      <w:r w:rsidR="005B7185" w:rsidRPr="00EE5558">
        <w:rPr>
          <w:color w:val="FF0000"/>
          <w:sz w:val="25"/>
          <w:szCs w:val="25"/>
          <w:rPrChange w:id="192" w:author="Wilmott, James" w:date="2022-01-05T11:53:00Z">
            <w:rPr>
              <w:sz w:val="25"/>
              <w:szCs w:val="25"/>
            </w:rPr>
          </w:rPrChange>
        </w:rPr>
        <w:t>.</w:t>
      </w:r>
      <w:r w:rsidR="00890314" w:rsidRPr="0042773F">
        <w:rPr>
          <w:sz w:val="25"/>
          <w:szCs w:val="25"/>
        </w:rPr>
        <w:t xml:space="preserve"> </w:t>
      </w:r>
    </w:p>
    <w:p w14:paraId="1247341A" w14:textId="5A08370E" w:rsidR="00037D82" w:rsidRPr="00C727E0" w:rsidDel="00C727E0" w:rsidRDefault="00890314" w:rsidP="00C727E0">
      <w:pPr>
        <w:widowControl w:val="0"/>
        <w:autoSpaceDE w:val="0"/>
        <w:autoSpaceDN w:val="0"/>
        <w:adjustRightInd w:val="0"/>
        <w:spacing w:line="480" w:lineRule="auto"/>
        <w:ind w:firstLine="720"/>
        <w:rPr>
          <w:del w:id="193" w:author="Wilmott, James" w:date="2022-01-05T12:07:00Z"/>
          <w:sz w:val="25"/>
          <w:szCs w:val="25"/>
          <w:rPrChange w:id="194" w:author="Wilmott, James" w:date="2022-01-05T12:07:00Z">
            <w:rPr>
              <w:del w:id="195" w:author="Wilmott, James" w:date="2022-01-05T12:07:00Z"/>
            </w:rPr>
          </w:rPrChange>
        </w:rPr>
      </w:pPr>
      <w:r w:rsidRPr="0042773F">
        <w:t xml:space="preserve">Previous </w:t>
      </w:r>
      <w:r w:rsidR="00985A7D" w:rsidRPr="0042773F">
        <w:t>s</w:t>
      </w:r>
      <w:r w:rsidRPr="0042773F">
        <w:t>tudies have demonstrated that w</w:t>
      </w:r>
      <w:r w:rsidR="0066359F" w:rsidRPr="0042773F">
        <w:t xml:space="preserve">hile </w:t>
      </w:r>
      <w:r w:rsidR="00037D82" w:rsidRPr="0042773F">
        <w:t xml:space="preserve">pop-out detection is thought to suffice with distributed attention across a wide range of the visual field, pop-out discrimination requires </w:t>
      </w:r>
      <w:r w:rsidR="00037D82" w:rsidRPr="0042773F">
        <w:lastRenderedPageBreak/>
        <w:t>focused attention to a stimulus to resolve a perceptual feature</w:t>
      </w:r>
      <w:r w:rsidR="00276D71" w:rsidRPr="0042773F">
        <w:t xml:space="preserve">. Consequently, </w:t>
      </w:r>
      <w:del w:id="196" w:author="Wilmott, James" w:date="2022-01-05T12:09:00Z">
        <w:r w:rsidR="00276D71" w:rsidRPr="0042773F" w:rsidDel="00E3149E">
          <w:rPr>
            <w:sz w:val="25"/>
            <w:szCs w:val="25"/>
          </w:rPr>
          <w:delText xml:space="preserve">visual </w:delText>
        </w:r>
      </w:del>
      <w:ins w:id="197" w:author="Wilmott, James" w:date="2022-01-05T12:09:00Z">
        <w:r w:rsidR="00E3149E">
          <w:rPr>
            <w:sz w:val="25"/>
            <w:szCs w:val="25"/>
          </w:rPr>
          <w:t>pop-out</w:t>
        </w:r>
        <w:r w:rsidR="00E3149E" w:rsidRPr="0042773F">
          <w:rPr>
            <w:sz w:val="25"/>
            <w:szCs w:val="25"/>
          </w:rPr>
          <w:t xml:space="preserve"> </w:t>
        </w:r>
      </w:ins>
      <w:r w:rsidR="00276D71" w:rsidRPr="0042773F">
        <w:rPr>
          <w:sz w:val="25"/>
          <w:szCs w:val="25"/>
        </w:rPr>
        <w:t>search performance differs as a function of distractor number</w:t>
      </w:r>
      <w:del w:id="198" w:author="Wilmott, James" w:date="2022-01-05T12:08:00Z">
        <w:r w:rsidR="00276D71" w:rsidRPr="0042773F" w:rsidDel="00E3149E">
          <w:rPr>
            <w:sz w:val="25"/>
            <w:szCs w:val="25"/>
          </w:rPr>
          <w:delText>s</w:delText>
        </w:r>
      </w:del>
      <w:r w:rsidR="00276D71" w:rsidRPr="0042773F">
        <w:rPr>
          <w:sz w:val="25"/>
          <w:szCs w:val="25"/>
        </w:rPr>
        <w:t xml:space="preserve"> </w:t>
      </w:r>
      <w:del w:id="199" w:author="Wilmott, James" w:date="2022-01-05T12:09:00Z">
        <w:r w:rsidR="00276D71" w:rsidRPr="0042773F" w:rsidDel="00E3149E">
          <w:rPr>
            <w:sz w:val="25"/>
            <w:szCs w:val="25"/>
          </w:rPr>
          <w:delText xml:space="preserve">in the context of pop-out search </w:delText>
        </w:r>
      </w:del>
      <w:r w:rsidR="00276D71" w:rsidRPr="0042773F">
        <w:rPr>
          <w:sz w:val="25"/>
          <w:szCs w:val="25"/>
        </w:rPr>
        <w:t>for detection compared to discrimination task</w:t>
      </w:r>
      <w:r w:rsidR="00037D82" w:rsidRPr="0042773F">
        <w:t xml:space="preserve"> (</w:t>
      </w:r>
      <w:r w:rsidRPr="0042773F">
        <w:rPr>
          <w:sz w:val="25"/>
          <w:szCs w:val="25"/>
        </w:rPr>
        <w:t xml:space="preserve">Bravo &amp; Nakayama, 1992; </w:t>
      </w:r>
      <w:proofErr w:type="spellStart"/>
      <w:r w:rsidR="00985A7D" w:rsidRPr="0042773F">
        <w:t>Maljkovic</w:t>
      </w:r>
      <w:proofErr w:type="spellEnd"/>
      <w:r w:rsidR="00985A7D" w:rsidRPr="0042773F">
        <w:t xml:space="preserve"> &amp; Nakayama, 1994; </w:t>
      </w:r>
      <w:proofErr w:type="spellStart"/>
      <w:r w:rsidRPr="0042773F">
        <w:t>McPeek</w:t>
      </w:r>
      <w:proofErr w:type="spellEnd"/>
      <w:r w:rsidRPr="0042773F">
        <w:t xml:space="preserve">, et al., 1999; </w:t>
      </w:r>
      <w:r w:rsidR="00037D82" w:rsidRPr="0042773F">
        <w:t xml:space="preserve">Nakayama, 1990; </w:t>
      </w:r>
      <w:r w:rsidR="00985A7D" w:rsidRPr="0042773F">
        <w:t>Song &amp; Nakayama, 2006</w:t>
      </w:r>
      <w:r w:rsidR="00037D82" w:rsidRPr="0042773F">
        <w:t xml:space="preserve">). </w:t>
      </w:r>
    </w:p>
    <w:p w14:paraId="02130D8C" w14:textId="0DB08AC9" w:rsidR="00ED1E9D" w:rsidRPr="0042773F" w:rsidRDefault="00890314" w:rsidP="00C727E0">
      <w:pPr>
        <w:widowControl w:val="0"/>
        <w:autoSpaceDE w:val="0"/>
        <w:autoSpaceDN w:val="0"/>
        <w:adjustRightInd w:val="0"/>
        <w:spacing w:line="480" w:lineRule="auto"/>
        <w:ind w:firstLine="720"/>
        <w:pPrChange w:id="200" w:author="Wilmott, James" w:date="2022-01-05T12:07:00Z">
          <w:pPr>
            <w:spacing w:line="480" w:lineRule="auto"/>
            <w:ind w:firstLine="720"/>
          </w:pPr>
        </w:pPrChange>
      </w:pPr>
      <w:r w:rsidRPr="0042773F">
        <w:rPr>
          <w:sz w:val="25"/>
          <w:szCs w:val="25"/>
        </w:rPr>
        <w:t xml:space="preserve">For instance, </w:t>
      </w:r>
      <w:r w:rsidR="00FF547B" w:rsidRPr="0042773F">
        <w:t xml:space="preserve">Bravo and Nakayama (1992) </w:t>
      </w:r>
      <w:r w:rsidR="00FF547B" w:rsidRPr="0042773F">
        <w:rPr>
          <w:rFonts w:eastAsia="Times New Roman"/>
        </w:rPr>
        <w:t xml:space="preserve">revealed distinctive visual search patterns associated with target detection and discrimination. </w:t>
      </w:r>
      <w:r w:rsidR="00FF547B" w:rsidRPr="0042773F">
        <w:t xml:space="preserve">They </w:t>
      </w:r>
      <w:r w:rsidR="00FF547B" w:rsidRPr="0042773F">
        <w:rPr>
          <w:rFonts w:eastAsia="Times New Roman"/>
        </w:rPr>
        <w:t>presented an odd-colored diamond target among homogeneous colored distractors</w:t>
      </w:r>
      <w:r w:rsidR="00FF547B" w:rsidRPr="0042773F">
        <w:rPr>
          <w:rFonts w:eastAsia="Times New Roman"/>
          <w:lang w:eastAsia="ko-KR"/>
        </w:rPr>
        <w:t>,</w:t>
      </w:r>
      <w:r w:rsidR="00FF547B" w:rsidRPr="0042773F">
        <w:rPr>
          <w:rFonts w:eastAsia="Times New Roman"/>
        </w:rPr>
        <w:t xml:space="preserve"> </w:t>
      </w:r>
      <w:r w:rsidR="00FF547B" w:rsidRPr="0042773F">
        <w:rPr>
          <w:lang w:eastAsia="ko-KR"/>
        </w:rPr>
        <w:t>where target and distractor colors were randomly switched from trial-to-trial (</w:t>
      </w:r>
      <w:del w:id="201" w:author="Wilmott, James" w:date="2022-01-05T12:09:00Z">
        <w:r w:rsidR="00FF547B" w:rsidRPr="0039051F" w:rsidDel="00FC2440">
          <w:rPr>
            <w:color w:val="FF0000"/>
            <w:lang w:eastAsia="ko-KR"/>
            <w:rPrChange w:id="202" w:author="Wilmott, James" w:date="2022-01-05T12:10:00Z">
              <w:rPr>
                <w:lang w:eastAsia="ko-KR"/>
              </w:rPr>
            </w:rPrChange>
          </w:rPr>
          <w:delText>pop-out search</w:delText>
        </w:r>
      </w:del>
      <w:ins w:id="203" w:author="Wilmott, James" w:date="2022-01-05T12:09:00Z">
        <w:r w:rsidR="00FC2440" w:rsidRPr="0039051F">
          <w:rPr>
            <w:color w:val="FF0000"/>
            <w:lang w:eastAsia="ko-KR"/>
            <w:rPrChange w:id="204" w:author="Wilmott, James" w:date="2022-01-05T12:10:00Z">
              <w:rPr>
                <w:lang w:eastAsia="ko-KR"/>
              </w:rPr>
            </w:rPrChange>
          </w:rPr>
          <w:t>i.e., the target ‘pops out’ from the distractors</w:t>
        </w:r>
      </w:ins>
      <w:r w:rsidR="00FF547B" w:rsidRPr="0042773F">
        <w:rPr>
          <w:lang w:eastAsia="ko-KR"/>
        </w:rPr>
        <w:t>). W</w:t>
      </w:r>
      <w:r w:rsidR="00FF547B" w:rsidRPr="0042773F">
        <w:rPr>
          <w:rFonts w:eastAsia="Times New Roman"/>
        </w:rPr>
        <w:t>hen participants were required to detect the presence or absence of a target</w:t>
      </w:r>
      <w:r w:rsidR="00FF547B" w:rsidRPr="0042773F">
        <w:rPr>
          <w:rFonts w:eastAsia="Times New Roman"/>
          <w:lang w:eastAsia="ko-KR"/>
        </w:rPr>
        <w:t>,</w:t>
      </w:r>
      <w:r w:rsidR="00FF547B" w:rsidRPr="0042773F">
        <w:rPr>
          <w:rFonts w:eastAsia="Times New Roman"/>
        </w:rPr>
        <w:t xml:space="preserve"> </w:t>
      </w:r>
      <w:r w:rsidR="00FF547B" w:rsidRPr="0042773F">
        <w:t>reaction time</w:t>
      </w:r>
      <w:r w:rsidR="00FF547B" w:rsidRPr="0042773F">
        <w:rPr>
          <w:rFonts w:eastAsia="Times New Roman"/>
        </w:rPr>
        <w:t>s were relatively fast and did not vary with distractor number</w:t>
      </w:r>
      <w:del w:id="205" w:author="Wilmott, James" w:date="2022-01-05T12:09:00Z">
        <w:r w:rsidR="00FF547B" w:rsidRPr="0042773F" w:rsidDel="00347EE0">
          <w:rPr>
            <w:rFonts w:eastAsia="Times New Roman"/>
          </w:rPr>
          <w:delText>s</w:delText>
        </w:r>
      </w:del>
      <w:r w:rsidR="00FF547B" w:rsidRPr="0042773F">
        <w:rPr>
          <w:rFonts w:eastAsia="Times New Roman"/>
        </w:rPr>
        <w:t>, demonstrating a characteristic flat slope.</w:t>
      </w:r>
      <w:r w:rsidR="00FF547B" w:rsidRPr="0042773F" w:rsidDel="0076137D">
        <w:t xml:space="preserve"> </w:t>
      </w:r>
      <w:r w:rsidR="00FF547B" w:rsidRPr="0042773F">
        <w:rPr>
          <w:rFonts w:eastAsia="Times New Roman"/>
        </w:rPr>
        <w:t xml:space="preserve">This result suggested that when there are salient perceptual differences between the target and distractors, a broad scope of distributed attention is sufficient for target detection. However, when participants were asked to discriminate a detailed feature of the odd-colored target such as a tiny cut-off corner side, search time decreased as the number of distractors increased. </w:t>
      </w:r>
      <w:del w:id="206" w:author="Wilmott, James" w:date="2022-01-05T12:11:00Z">
        <w:r w:rsidR="00DA584C" w:rsidRPr="0042773F" w:rsidDel="00283286">
          <w:rPr>
            <w:rFonts w:eastAsia="Times New Roman"/>
            <w:lang w:eastAsia="ko-KR"/>
          </w:rPr>
          <w:delText xml:space="preserve">Such </w:delText>
        </w:r>
      </w:del>
      <w:ins w:id="207" w:author="Wilmott, James" w:date="2022-01-05T12:11:00Z">
        <w:r w:rsidR="00283286">
          <w:rPr>
            <w:rFonts w:eastAsia="Times New Roman"/>
            <w:lang w:eastAsia="ko-KR"/>
          </w:rPr>
          <w:t>This</w:t>
        </w:r>
        <w:r w:rsidR="00283286" w:rsidRPr="0042773F">
          <w:rPr>
            <w:rFonts w:eastAsia="Times New Roman"/>
            <w:lang w:eastAsia="ko-KR"/>
          </w:rPr>
          <w:t xml:space="preserve"> </w:t>
        </w:r>
      </w:ins>
      <w:r w:rsidR="00DA584C" w:rsidRPr="0042773F">
        <w:rPr>
          <w:rFonts w:eastAsia="Times New Roman"/>
          <w:lang w:eastAsia="ko-KR"/>
        </w:rPr>
        <w:t>diverging pattern</w:t>
      </w:r>
      <w:ins w:id="208" w:author="Wilmott, James" w:date="2022-01-05T12:11:00Z">
        <w:r w:rsidR="00283286">
          <w:rPr>
            <w:rFonts w:eastAsia="Times New Roman"/>
            <w:lang w:eastAsia="ko-KR"/>
          </w:rPr>
          <w:t xml:space="preserve"> of reaction times</w:t>
        </w:r>
      </w:ins>
      <w:del w:id="209" w:author="Wilmott, James" w:date="2022-01-05T12:11:00Z">
        <w:r w:rsidR="00DA584C" w:rsidRPr="0042773F" w:rsidDel="00283286">
          <w:rPr>
            <w:rFonts w:eastAsia="Times New Roman"/>
            <w:lang w:eastAsia="ko-KR"/>
          </w:rPr>
          <w:delText>s</w:delText>
        </w:r>
      </w:del>
      <w:r w:rsidR="00DA584C" w:rsidRPr="0042773F">
        <w:rPr>
          <w:rFonts w:eastAsia="Times New Roman"/>
          <w:lang w:eastAsia="ko-KR"/>
        </w:rPr>
        <w:t xml:space="preserve"> </w:t>
      </w:r>
      <w:del w:id="210" w:author="Wilmott, James" w:date="2022-01-05T12:11:00Z">
        <w:r w:rsidR="00DA584C" w:rsidRPr="0042773F" w:rsidDel="00283286">
          <w:rPr>
            <w:rFonts w:eastAsia="Times New Roman"/>
            <w:lang w:eastAsia="ko-KR"/>
          </w:rPr>
          <w:delText xml:space="preserve">between </w:delText>
        </w:r>
      </w:del>
      <w:ins w:id="211" w:author="Wilmott, James" w:date="2022-01-05T12:11:00Z">
        <w:r w:rsidR="00283286">
          <w:rPr>
            <w:rFonts w:eastAsia="Times New Roman"/>
            <w:lang w:eastAsia="ko-KR"/>
          </w:rPr>
          <w:t>in</w:t>
        </w:r>
        <w:r w:rsidR="00283286" w:rsidRPr="0042773F">
          <w:rPr>
            <w:rFonts w:eastAsia="Times New Roman"/>
            <w:lang w:eastAsia="ko-KR"/>
          </w:rPr>
          <w:t xml:space="preserve"> </w:t>
        </w:r>
      </w:ins>
      <w:r w:rsidR="00DA584C" w:rsidRPr="0042773F">
        <w:rPr>
          <w:rFonts w:eastAsia="Times New Roman"/>
          <w:lang w:eastAsia="ko-KR"/>
        </w:rPr>
        <w:t xml:space="preserve">detection and discrimination pop-out search tasks have </w:t>
      </w:r>
      <w:del w:id="212" w:author="Wilmott, James" w:date="2022-01-05T12:11:00Z">
        <w:r w:rsidR="00DA584C" w:rsidRPr="0042773F" w:rsidDel="00D42B97">
          <w:rPr>
            <w:rFonts w:eastAsia="Times New Roman"/>
            <w:lang w:eastAsia="ko-KR"/>
          </w:rPr>
          <w:delText xml:space="preserve">also </w:delText>
        </w:r>
      </w:del>
      <w:r w:rsidR="00DA584C" w:rsidRPr="0042773F">
        <w:rPr>
          <w:rFonts w:eastAsia="Times New Roman"/>
          <w:lang w:eastAsia="ko-KR"/>
        </w:rPr>
        <w:t>been consistently reported in both humans and non-human primates (</w:t>
      </w:r>
      <w:proofErr w:type="spellStart"/>
      <w:r w:rsidR="00DA584C" w:rsidRPr="0042773F">
        <w:rPr>
          <w:rFonts w:eastAsia="Times New Roman"/>
        </w:rPr>
        <w:t>Kristjansson</w:t>
      </w:r>
      <w:proofErr w:type="spellEnd"/>
      <w:r w:rsidR="00DA584C" w:rsidRPr="0042773F">
        <w:rPr>
          <w:rFonts w:eastAsia="Times New Roman"/>
        </w:rPr>
        <w:t xml:space="preserve">, et al., 2001; Nakayama &amp; </w:t>
      </w:r>
      <w:proofErr w:type="spellStart"/>
      <w:r w:rsidR="00DA584C" w:rsidRPr="0042773F">
        <w:rPr>
          <w:rFonts w:eastAsia="Times New Roman"/>
        </w:rPr>
        <w:t>Mackeben</w:t>
      </w:r>
      <w:proofErr w:type="spellEnd"/>
      <w:r w:rsidR="00DA584C" w:rsidRPr="0042773F">
        <w:rPr>
          <w:rFonts w:eastAsia="Times New Roman"/>
        </w:rPr>
        <w:t>, 1989; Song &amp; Nakayama, 2006; Song, et al., 2008).</w:t>
      </w:r>
      <w:r w:rsidR="00DA584C" w:rsidRPr="0042773F" w:rsidDel="000A3977">
        <w:rPr>
          <w:rFonts w:eastAsia="Times New Roman"/>
        </w:rPr>
        <w:t xml:space="preserve"> </w:t>
      </w:r>
      <w:r w:rsidR="00FF547B" w:rsidRPr="0042773F">
        <w:rPr>
          <w:rFonts w:eastAsia="Times New Roman"/>
        </w:rPr>
        <w:t>They proposed that the perceptual grouping process of segregating the odd-colored target from distractors is more efficient with larger numbers of homogenous distractors, leading to faster allocation of focused attention to the target (</w:t>
      </w:r>
      <w:proofErr w:type="spellStart"/>
      <w:r w:rsidR="00FF547B" w:rsidRPr="0042773F">
        <w:rPr>
          <w:rFonts w:eastAsia="Times New Roman"/>
        </w:rPr>
        <w:t>Julesz</w:t>
      </w:r>
      <w:proofErr w:type="spellEnd"/>
      <w:r w:rsidR="00FF547B" w:rsidRPr="0042773F">
        <w:rPr>
          <w:rFonts w:eastAsia="Times New Roman"/>
        </w:rPr>
        <w:t>, 1986; Koch &amp; Ullman,1985</w:t>
      </w:r>
      <w:r w:rsidR="00FF547B" w:rsidRPr="0042773F">
        <w:rPr>
          <w:rFonts w:eastAsia="Times New Roman"/>
          <w:lang w:eastAsia="ko-KR"/>
        </w:rPr>
        <w:t xml:space="preserve">). </w:t>
      </w:r>
      <w:r w:rsidR="00372C60" w:rsidRPr="0042773F">
        <w:t xml:space="preserve">Here, we </w:t>
      </w:r>
      <w:r w:rsidR="00DA584C" w:rsidRPr="0042773F">
        <w:t xml:space="preserve">modified </w:t>
      </w:r>
      <w:r w:rsidR="00372C60" w:rsidRPr="0042773F">
        <w:rPr>
          <w:rFonts w:eastAsia="Times New Roman"/>
        </w:rPr>
        <w:t>Bravo and Nakayama’s paradigm</w:t>
      </w:r>
      <w:r w:rsidR="00DA584C" w:rsidRPr="0042773F">
        <w:rPr>
          <w:rFonts w:eastAsia="Times New Roman"/>
        </w:rPr>
        <w:t xml:space="preserve"> to </w:t>
      </w:r>
      <w:r w:rsidR="0074225C" w:rsidRPr="0042773F">
        <w:rPr>
          <w:rFonts w:eastAsia="Times New Roman"/>
        </w:rPr>
        <w:t xml:space="preserve">examine </w:t>
      </w:r>
      <w:r w:rsidR="00AA7422" w:rsidRPr="0042773F">
        <w:rPr>
          <w:rFonts w:eastAsia="Times New Roman"/>
        </w:rPr>
        <w:t xml:space="preserve">how </w:t>
      </w:r>
      <w:r w:rsidR="00AA7422" w:rsidRPr="0042773F">
        <w:t>varying the number of odd-colored targets (one vs. two) influence</w:t>
      </w:r>
      <w:r w:rsidR="00DE3348" w:rsidRPr="0042773F">
        <w:t>s</w:t>
      </w:r>
      <w:r w:rsidR="00AA7422" w:rsidRPr="0042773F">
        <w:t xml:space="preserve"> visual search in</w:t>
      </w:r>
      <w:r w:rsidR="00372C60" w:rsidRPr="0042773F">
        <w:t xml:space="preserve"> </w:t>
      </w:r>
      <w:r w:rsidR="00DA584C" w:rsidRPr="0042773F">
        <w:t xml:space="preserve">target </w:t>
      </w:r>
      <w:r w:rsidR="00372C60" w:rsidRPr="0042773F">
        <w:t xml:space="preserve">detection </w:t>
      </w:r>
      <w:r w:rsidR="00AA7422" w:rsidRPr="0042773F">
        <w:t xml:space="preserve">and </w:t>
      </w:r>
      <w:r w:rsidR="00372C60" w:rsidRPr="0042773F">
        <w:t xml:space="preserve">discrimination </w:t>
      </w:r>
      <w:r w:rsidR="00AA7422" w:rsidRPr="0042773F">
        <w:t xml:space="preserve">task. </w:t>
      </w:r>
    </w:p>
    <w:p w14:paraId="2EA5DA14" w14:textId="05E77A8C" w:rsidR="00E31ED0" w:rsidRDefault="004222BE" w:rsidP="00A67669">
      <w:pPr>
        <w:widowControl w:val="0"/>
        <w:autoSpaceDE w:val="0"/>
        <w:autoSpaceDN w:val="0"/>
        <w:adjustRightInd w:val="0"/>
        <w:spacing w:line="480" w:lineRule="auto"/>
        <w:ind w:firstLine="720"/>
      </w:pPr>
      <w:r w:rsidRPr="0042773F">
        <w:t>In accord</w:t>
      </w:r>
      <w:r w:rsidR="00276D71" w:rsidRPr="0042773F">
        <w:t xml:space="preserve"> with prior work</w:t>
      </w:r>
      <w:r w:rsidRPr="0042773F">
        <w:t xml:space="preserve">, </w:t>
      </w:r>
      <w:r w:rsidR="009B6296" w:rsidRPr="0042773F">
        <w:t xml:space="preserve">we expected to observe a redundancy gain for two targets compared to one target </w:t>
      </w:r>
      <w:del w:id="213" w:author="Wilmott, James" w:date="2022-01-05T12:12:00Z">
        <w:r w:rsidR="001C76DD" w:rsidRPr="0042773F" w:rsidDel="00EC3818">
          <w:delText>in a</w:delText>
        </w:r>
      </w:del>
      <w:ins w:id="214" w:author="Wilmott, James" w:date="2022-01-05T12:12:00Z">
        <w:r w:rsidR="00EC3818">
          <w:t>during</w:t>
        </w:r>
      </w:ins>
      <w:r w:rsidR="009B6296" w:rsidRPr="0042773F">
        <w:t xml:space="preserve"> target detection </w:t>
      </w:r>
      <w:del w:id="215" w:author="Wilmott, James" w:date="2022-01-05T12:12:00Z">
        <w:r w:rsidR="009B6296" w:rsidRPr="0042773F" w:rsidDel="00EC3818">
          <w:delText>task</w:delText>
        </w:r>
        <w:r w:rsidR="00ED1E9D" w:rsidRPr="0042773F" w:rsidDel="00EC3818">
          <w:delText xml:space="preserve"> </w:delText>
        </w:r>
      </w:del>
      <w:r w:rsidR="0028058F">
        <w:t>because</w:t>
      </w:r>
      <w:r w:rsidR="0028058F" w:rsidRPr="0042773F">
        <w:t xml:space="preserve"> </w:t>
      </w:r>
      <w:r w:rsidR="0028058F">
        <w:t>more targets in the search display</w:t>
      </w:r>
      <w:r w:rsidR="00ED1E9D" w:rsidRPr="0042773F">
        <w:t xml:space="preserve"> leads to </w:t>
      </w:r>
      <w:r w:rsidR="00ED1E9D" w:rsidRPr="0042773F">
        <w:lastRenderedPageBreak/>
        <w:t>faster detection (</w:t>
      </w:r>
      <w:proofErr w:type="spellStart"/>
      <w:r w:rsidR="00ED1E9D" w:rsidRPr="0042773F">
        <w:t>Krummenacher</w:t>
      </w:r>
      <w:proofErr w:type="spellEnd"/>
      <w:r w:rsidR="00ED1E9D" w:rsidRPr="0042773F">
        <w:t>, et al., 2001; Miller, 1982)</w:t>
      </w:r>
      <w:r w:rsidR="009B6296" w:rsidRPr="0042773F">
        <w:t xml:space="preserve">. </w:t>
      </w:r>
      <w:r w:rsidR="002F6CD2" w:rsidRPr="000F46C1">
        <w:rPr>
          <w:color w:val="FF0000"/>
          <w:rPrChange w:id="216" w:author="Wilmott, James" w:date="2022-01-05T12:13:00Z">
            <w:rPr/>
          </w:rPrChange>
        </w:rPr>
        <w:t xml:space="preserve">However, </w:t>
      </w:r>
      <w:r w:rsidR="00276D71" w:rsidRPr="000F46C1">
        <w:rPr>
          <w:color w:val="FF0000"/>
          <w:rPrChange w:id="217" w:author="Wilmott, James" w:date="2022-01-05T12:13:00Z">
            <w:rPr/>
          </w:rPrChange>
        </w:rPr>
        <w:t xml:space="preserve">we expect that </w:t>
      </w:r>
      <w:del w:id="218" w:author="Wilmott, James" w:date="2022-01-05T12:12:00Z">
        <w:r w:rsidR="002F6CD2" w:rsidRPr="000F46C1" w:rsidDel="002D4821">
          <w:rPr>
            <w:color w:val="FF0000"/>
            <w:rPrChange w:id="219" w:author="Wilmott, James" w:date="2022-01-05T12:13:00Z">
              <w:rPr/>
            </w:rPrChange>
          </w:rPr>
          <w:delText xml:space="preserve">target </w:delText>
        </w:r>
      </w:del>
      <w:r w:rsidR="002F6CD2" w:rsidRPr="000F46C1">
        <w:rPr>
          <w:color w:val="FF0000"/>
          <w:rPrChange w:id="220" w:author="Wilmott, James" w:date="2022-01-05T12:13:00Z">
            <w:rPr/>
          </w:rPrChange>
        </w:rPr>
        <w:t xml:space="preserve">discrimination </w:t>
      </w:r>
      <w:r w:rsidR="00DE3348" w:rsidRPr="000F46C1">
        <w:rPr>
          <w:color w:val="FF0000"/>
          <w:rPrChange w:id="221" w:author="Wilmott, James" w:date="2022-01-05T12:13:00Z">
            <w:rPr/>
          </w:rPrChange>
        </w:rPr>
        <w:t xml:space="preserve">task </w:t>
      </w:r>
      <w:r w:rsidR="00CB681F" w:rsidRPr="000F46C1">
        <w:rPr>
          <w:color w:val="FF0000"/>
          <w:rPrChange w:id="222" w:author="Wilmott, James" w:date="2022-01-05T12:13:00Z">
            <w:rPr/>
          </w:rPrChange>
        </w:rPr>
        <w:t>performance may differ</w:t>
      </w:r>
      <w:r w:rsidR="00DE3348" w:rsidRPr="000F46C1">
        <w:rPr>
          <w:color w:val="FF0000"/>
          <w:rPrChange w:id="223" w:author="Wilmott, James" w:date="2022-01-05T12:13:00Z">
            <w:rPr/>
          </w:rPrChange>
        </w:rPr>
        <w:t xml:space="preserve"> </w:t>
      </w:r>
      <w:del w:id="224" w:author="Wilmott, James" w:date="2022-01-05T12:12:00Z">
        <w:r w:rsidR="00DE3348" w:rsidRPr="000F46C1" w:rsidDel="002C6720">
          <w:rPr>
            <w:color w:val="FF0000"/>
            <w:rPrChange w:id="225" w:author="Wilmott, James" w:date="2022-01-05T12:13:00Z">
              <w:rPr/>
            </w:rPrChange>
          </w:rPr>
          <w:delText>based on</w:delText>
        </w:r>
      </w:del>
      <w:ins w:id="226" w:author="Wilmott, James" w:date="2022-01-05T12:13:00Z">
        <w:r w:rsidR="0076371A" w:rsidRPr="000F46C1">
          <w:rPr>
            <w:color w:val="FF0000"/>
            <w:rPrChange w:id="227" w:author="Wilmott, James" w:date="2022-01-05T12:13:00Z">
              <w:rPr/>
            </w:rPrChange>
          </w:rPr>
          <w:t>based on</w:t>
        </w:r>
      </w:ins>
      <w:r w:rsidR="003838D7" w:rsidRPr="000F46C1">
        <w:rPr>
          <w:color w:val="FF0000"/>
          <w:rPrChange w:id="228" w:author="Wilmott, James" w:date="2022-01-05T12:13:00Z">
            <w:rPr/>
          </w:rPrChange>
        </w:rPr>
        <w:t xml:space="preserve"> the </w:t>
      </w:r>
      <w:r w:rsidR="00CB681F" w:rsidRPr="000F46C1">
        <w:rPr>
          <w:color w:val="FF0000"/>
          <w:rPrChange w:id="229" w:author="Wilmott, James" w:date="2022-01-05T12:13:00Z">
            <w:rPr/>
          </w:rPrChange>
        </w:rPr>
        <w:t>perceptual and attention</w:t>
      </w:r>
      <w:r w:rsidR="00147390" w:rsidRPr="000F46C1">
        <w:rPr>
          <w:color w:val="FF0000"/>
          <w:rPrChange w:id="230" w:author="Wilmott, James" w:date="2022-01-05T12:13:00Z">
            <w:rPr/>
          </w:rPrChange>
        </w:rPr>
        <w:t>al</w:t>
      </w:r>
      <w:r w:rsidR="00CB681F" w:rsidRPr="000F46C1">
        <w:rPr>
          <w:color w:val="FF0000"/>
          <w:rPrChange w:id="231" w:author="Wilmott, James" w:date="2022-01-05T12:13:00Z">
            <w:rPr/>
          </w:rPrChange>
        </w:rPr>
        <w:t xml:space="preserve"> </w:t>
      </w:r>
      <w:r w:rsidR="00276D71" w:rsidRPr="000F46C1">
        <w:rPr>
          <w:color w:val="FF0000"/>
          <w:rPrChange w:id="232" w:author="Wilmott, James" w:date="2022-01-05T12:13:00Z">
            <w:rPr/>
          </w:rPrChange>
        </w:rPr>
        <w:t>requirement</w:t>
      </w:r>
      <w:r w:rsidR="00CB681F" w:rsidRPr="000F46C1">
        <w:rPr>
          <w:color w:val="FF0000"/>
          <w:rPrChange w:id="233" w:author="Wilmott, James" w:date="2022-01-05T12:13:00Z">
            <w:rPr/>
          </w:rPrChange>
        </w:rPr>
        <w:t>s</w:t>
      </w:r>
      <w:r w:rsidR="00276D71" w:rsidRPr="000F46C1">
        <w:rPr>
          <w:color w:val="FF0000"/>
          <w:rPrChange w:id="234" w:author="Wilmott, James" w:date="2022-01-05T12:13:00Z">
            <w:rPr/>
          </w:rPrChange>
        </w:rPr>
        <w:t xml:space="preserve"> of </w:t>
      </w:r>
      <w:del w:id="235" w:author="Wilmott, James" w:date="2022-01-05T12:13:00Z">
        <w:r w:rsidR="00276D71" w:rsidRPr="000F46C1" w:rsidDel="0076371A">
          <w:rPr>
            <w:color w:val="FF0000"/>
            <w:rPrChange w:id="236" w:author="Wilmott, James" w:date="2022-01-05T12:13:00Z">
              <w:rPr/>
            </w:rPrChange>
          </w:rPr>
          <w:delText xml:space="preserve">fine </w:delText>
        </w:r>
      </w:del>
      <w:ins w:id="237" w:author="Wilmott, James" w:date="2022-01-05T12:13:00Z">
        <w:r w:rsidR="0076371A" w:rsidRPr="000F46C1">
          <w:rPr>
            <w:color w:val="FF0000"/>
            <w:rPrChange w:id="238" w:author="Wilmott, James" w:date="2022-01-05T12:13:00Z">
              <w:rPr/>
            </w:rPrChange>
          </w:rPr>
          <w:t xml:space="preserve">feature </w:t>
        </w:r>
      </w:ins>
      <w:r w:rsidR="00276D71" w:rsidRPr="000F46C1">
        <w:rPr>
          <w:color w:val="FF0000"/>
          <w:rPrChange w:id="239" w:author="Wilmott, James" w:date="2022-01-05T12:13:00Z">
            <w:rPr/>
          </w:rPrChange>
        </w:rPr>
        <w:t xml:space="preserve">discrimination </w:t>
      </w:r>
      <w:r w:rsidR="003838D7" w:rsidRPr="000F46C1">
        <w:rPr>
          <w:color w:val="FF0000"/>
          <w:rPrChange w:id="240" w:author="Wilmott, James" w:date="2022-01-05T12:13:00Z">
            <w:rPr/>
          </w:rPrChange>
        </w:rPr>
        <w:t>(</w:t>
      </w:r>
      <w:r w:rsidR="005B5172" w:rsidRPr="000F46C1">
        <w:rPr>
          <w:color w:val="FF0000"/>
          <w:sz w:val="25"/>
          <w:szCs w:val="25"/>
          <w:rPrChange w:id="241" w:author="Wilmott, James" w:date="2022-01-05T12:13:00Z">
            <w:rPr>
              <w:sz w:val="25"/>
              <w:szCs w:val="25"/>
            </w:rPr>
          </w:rPrChange>
        </w:rPr>
        <w:t xml:space="preserve">Bravo &amp; Nakayama, 1992; </w:t>
      </w:r>
      <w:r w:rsidR="009A27CA" w:rsidRPr="000F46C1">
        <w:rPr>
          <w:color w:val="FF0000"/>
          <w:sz w:val="25"/>
          <w:szCs w:val="25"/>
          <w:rPrChange w:id="242" w:author="Wilmott, James" w:date="2022-01-05T12:13:00Z">
            <w:rPr>
              <w:sz w:val="25"/>
              <w:szCs w:val="25"/>
            </w:rPr>
          </w:rPrChange>
        </w:rPr>
        <w:t xml:space="preserve">Flowers &amp; Garner, 1971; Garner &amp; Flowers, 1969; </w:t>
      </w:r>
      <w:proofErr w:type="spellStart"/>
      <w:r w:rsidR="005B5172" w:rsidRPr="000F46C1">
        <w:rPr>
          <w:color w:val="FF0000"/>
          <w:sz w:val="25"/>
          <w:szCs w:val="25"/>
          <w:rPrChange w:id="243" w:author="Wilmott, James" w:date="2022-01-05T12:13:00Z">
            <w:rPr>
              <w:sz w:val="25"/>
              <w:szCs w:val="25"/>
            </w:rPr>
          </w:rPrChange>
        </w:rPr>
        <w:t>Schopper</w:t>
      </w:r>
      <w:proofErr w:type="spellEnd"/>
      <w:r w:rsidR="005B5172" w:rsidRPr="000F46C1">
        <w:rPr>
          <w:color w:val="FF0000"/>
          <w:sz w:val="25"/>
          <w:szCs w:val="25"/>
          <w:rPrChange w:id="244" w:author="Wilmott, James" w:date="2022-01-05T12:13:00Z">
            <w:rPr>
              <w:sz w:val="25"/>
              <w:szCs w:val="25"/>
            </w:rPr>
          </w:rPrChange>
        </w:rPr>
        <w:t xml:space="preserve"> et al., 2019</w:t>
      </w:r>
      <w:r w:rsidR="003838D7" w:rsidRPr="000F46C1">
        <w:rPr>
          <w:color w:val="FF0000"/>
          <w:rPrChange w:id="245" w:author="Wilmott, James" w:date="2022-01-05T12:13:00Z">
            <w:rPr/>
          </w:rPrChange>
        </w:rPr>
        <w:t>) (Exp</w:t>
      </w:r>
      <w:ins w:id="246" w:author="Wilmott, James" w:date="2022-01-05T12:13:00Z">
        <w:r w:rsidR="0076371A" w:rsidRPr="000F46C1">
          <w:rPr>
            <w:color w:val="FF0000"/>
            <w:rPrChange w:id="247" w:author="Wilmott, James" w:date="2022-01-05T12:13:00Z">
              <w:rPr/>
            </w:rPrChange>
          </w:rPr>
          <w:t>eriment</w:t>
        </w:r>
      </w:ins>
      <w:del w:id="248" w:author="Wilmott, James" w:date="2022-01-05T12:13:00Z">
        <w:r w:rsidR="003838D7" w:rsidRPr="000F46C1" w:rsidDel="0076371A">
          <w:rPr>
            <w:color w:val="FF0000"/>
            <w:rPrChange w:id="249" w:author="Wilmott, James" w:date="2022-01-05T12:13:00Z">
              <w:rPr/>
            </w:rPrChange>
          </w:rPr>
          <w:delText>.</w:delText>
        </w:r>
      </w:del>
      <w:r w:rsidR="003838D7" w:rsidRPr="000F46C1">
        <w:rPr>
          <w:color w:val="FF0000"/>
          <w:rPrChange w:id="250" w:author="Wilmott, James" w:date="2022-01-05T12:13:00Z">
            <w:rPr/>
          </w:rPrChange>
        </w:rPr>
        <w:t xml:space="preserve"> 1), </w:t>
      </w:r>
      <w:r w:rsidR="00276D71" w:rsidRPr="000F46C1">
        <w:rPr>
          <w:color w:val="FF0000"/>
          <w:rPrChange w:id="251" w:author="Wilmott, James" w:date="2022-01-05T12:13:00Z">
            <w:rPr/>
          </w:rPrChange>
        </w:rPr>
        <w:t xml:space="preserve">the strength of </w:t>
      </w:r>
      <w:r w:rsidR="00CB681F" w:rsidRPr="000F46C1">
        <w:rPr>
          <w:color w:val="FF0000"/>
          <w:rPrChange w:id="252" w:author="Wilmott, James" w:date="2022-01-05T12:13:00Z">
            <w:rPr/>
          </w:rPrChange>
        </w:rPr>
        <w:t xml:space="preserve">perceptual </w:t>
      </w:r>
      <w:r w:rsidR="00276D71" w:rsidRPr="000F46C1">
        <w:rPr>
          <w:color w:val="FF0000"/>
          <w:rPrChange w:id="253" w:author="Wilmott, James" w:date="2022-01-05T12:13:00Z">
            <w:rPr/>
          </w:rPrChange>
        </w:rPr>
        <w:t xml:space="preserve">grouping </w:t>
      </w:r>
      <w:del w:id="254" w:author="Wilmott, James" w:date="2022-01-05T12:13:00Z">
        <w:r w:rsidR="00276D71" w:rsidRPr="000F46C1" w:rsidDel="00C63285">
          <w:rPr>
            <w:color w:val="FF0000"/>
            <w:rPrChange w:id="255" w:author="Wilmott, James" w:date="2022-01-05T12:13:00Z">
              <w:rPr/>
            </w:rPrChange>
          </w:rPr>
          <w:delText>imposed by the ratio of t</w:delText>
        </w:r>
        <w:r w:rsidR="003838D7" w:rsidRPr="000F46C1" w:rsidDel="00C63285">
          <w:rPr>
            <w:color w:val="FF0000"/>
            <w:rPrChange w:id="256" w:author="Wilmott, James" w:date="2022-01-05T12:13:00Z">
              <w:rPr/>
            </w:rPrChange>
          </w:rPr>
          <w:delText>arget</w:delText>
        </w:r>
        <w:r w:rsidR="00276D71" w:rsidRPr="000F46C1" w:rsidDel="00C63285">
          <w:rPr>
            <w:color w:val="FF0000"/>
            <w:rPrChange w:id="257" w:author="Wilmott, James" w:date="2022-01-05T12:13:00Z">
              <w:rPr/>
            </w:rPrChange>
          </w:rPr>
          <w:delText xml:space="preserve"> and homogeneous target/distractor ratio</w:delText>
        </w:r>
        <w:r w:rsidR="003838D7" w:rsidRPr="000F46C1" w:rsidDel="00C63285">
          <w:rPr>
            <w:color w:val="FF0000"/>
            <w:rPrChange w:id="258" w:author="Wilmott, James" w:date="2022-01-05T12:13:00Z">
              <w:rPr/>
            </w:rPrChange>
          </w:rPr>
          <w:delText xml:space="preserve"> </w:delText>
        </w:r>
      </w:del>
      <w:r w:rsidR="003838D7" w:rsidRPr="000F46C1">
        <w:rPr>
          <w:color w:val="FF0000"/>
          <w:rPrChange w:id="259" w:author="Wilmott, James" w:date="2022-01-05T12:13:00Z">
            <w:rPr/>
          </w:rPrChange>
        </w:rPr>
        <w:t>(Exp</w:t>
      </w:r>
      <w:ins w:id="260" w:author="Wilmott, James" w:date="2022-01-05T12:13:00Z">
        <w:r w:rsidR="00C63285" w:rsidRPr="000F46C1">
          <w:rPr>
            <w:color w:val="FF0000"/>
            <w:rPrChange w:id="261" w:author="Wilmott, James" w:date="2022-01-05T12:13:00Z">
              <w:rPr/>
            </w:rPrChange>
          </w:rPr>
          <w:t>eriment</w:t>
        </w:r>
      </w:ins>
      <w:del w:id="262" w:author="Wilmott, James" w:date="2022-01-05T12:13:00Z">
        <w:r w:rsidR="003838D7" w:rsidRPr="000F46C1" w:rsidDel="00C63285">
          <w:rPr>
            <w:color w:val="FF0000"/>
            <w:rPrChange w:id="263" w:author="Wilmott, James" w:date="2022-01-05T12:13:00Z">
              <w:rPr/>
            </w:rPrChange>
          </w:rPr>
          <w:delText>.</w:delText>
        </w:r>
      </w:del>
      <w:r w:rsidR="003838D7" w:rsidRPr="000F46C1">
        <w:rPr>
          <w:color w:val="FF0000"/>
          <w:rPrChange w:id="264" w:author="Wilmott, James" w:date="2022-01-05T12:13:00Z">
            <w:rPr/>
          </w:rPrChange>
        </w:rPr>
        <w:t xml:space="preserve"> 2) and the contribution of differential perceptual or response activation associated with different targets (</w:t>
      </w:r>
      <w:del w:id="265" w:author="Wilmott, James" w:date="2022-01-05T12:13:00Z">
        <w:r w:rsidR="003838D7" w:rsidRPr="000F46C1" w:rsidDel="00C63285">
          <w:rPr>
            <w:color w:val="FF0000"/>
            <w:rPrChange w:id="266" w:author="Wilmott, James" w:date="2022-01-05T12:13:00Z">
              <w:rPr/>
            </w:rPrChange>
          </w:rPr>
          <w:delText>Exp. 3</w:delText>
        </w:r>
      </w:del>
      <w:ins w:id="267" w:author="Wilmott, James" w:date="2022-01-05T12:13:00Z">
        <w:r w:rsidR="00C63285" w:rsidRPr="000F46C1">
          <w:rPr>
            <w:color w:val="FF0000"/>
            <w:rPrChange w:id="268" w:author="Wilmott, James" w:date="2022-01-05T12:13:00Z">
              <w:rPr/>
            </w:rPrChange>
          </w:rPr>
          <w:t>Experiment 3</w:t>
        </w:r>
      </w:ins>
      <w:r w:rsidR="003838D7" w:rsidRPr="000F46C1">
        <w:rPr>
          <w:color w:val="FF0000"/>
          <w:rPrChange w:id="269" w:author="Wilmott, James" w:date="2022-01-05T12:13:00Z">
            <w:rPr/>
          </w:rPrChange>
        </w:rPr>
        <w:t>).</w:t>
      </w:r>
      <w:r w:rsidR="003838D7" w:rsidRPr="0042773F">
        <w:t xml:space="preserve"> </w:t>
      </w:r>
    </w:p>
    <w:p w14:paraId="734B8EB0" w14:textId="77777777" w:rsidR="00CB681F" w:rsidRPr="0042773F" w:rsidRDefault="00CB681F" w:rsidP="00A67669">
      <w:pPr>
        <w:widowControl w:val="0"/>
        <w:autoSpaceDE w:val="0"/>
        <w:autoSpaceDN w:val="0"/>
        <w:adjustRightInd w:val="0"/>
        <w:spacing w:line="480" w:lineRule="auto"/>
        <w:ind w:firstLine="720"/>
      </w:pPr>
    </w:p>
    <w:p w14:paraId="76C23482" w14:textId="7A7E2EC7" w:rsidR="00853047" w:rsidRPr="0042773F" w:rsidRDefault="00853047" w:rsidP="00A67669">
      <w:pPr>
        <w:spacing w:line="480" w:lineRule="auto"/>
        <w:jc w:val="center"/>
        <w:rPr>
          <w:b/>
        </w:rPr>
      </w:pPr>
      <w:r w:rsidRPr="0042773F">
        <w:rPr>
          <w:b/>
        </w:rPr>
        <w:t>Experiment 1</w:t>
      </w:r>
      <w:r w:rsidR="00B55BC1" w:rsidRPr="0042773F">
        <w:rPr>
          <w:b/>
        </w:rPr>
        <w:t xml:space="preserve">: </w:t>
      </w:r>
      <w:r w:rsidR="00286410" w:rsidRPr="0042773F">
        <w:rPr>
          <w:b/>
        </w:rPr>
        <w:t>How do</w:t>
      </w:r>
      <w:r w:rsidR="00B55BC1" w:rsidRPr="0042773F">
        <w:rPr>
          <w:b/>
        </w:rPr>
        <w:t xml:space="preserve"> two </w:t>
      </w:r>
      <w:r w:rsidR="006A4E1D" w:rsidRPr="0042773F">
        <w:rPr>
          <w:b/>
        </w:rPr>
        <w:t>odd-colored</w:t>
      </w:r>
      <w:r w:rsidR="00D23389" w:rsidRPr="0042773F">
        <w:rPr>
          <w:b/>
        </w:rPr>
        <w:t xml:space="preserve"> </w:t>
      </w:r>
      <w:r w:rsidR="00B55BC1" w:rsidRPr="0042773F">
        <w:rPr>
          <w:b/>
        </w:rPr>
        <w:t>targets</w:t>
      </w:r>
      <w:r w:rsidR="00286410" w:rsidRPr="0042773F">
        <w:rPr>
          <w:b/>
        </w:rPr>
        <w:t xml:space="preserve"> affect visual detection and discrimination</w:t>
      </w:r>
      <w:r w:rsidR="00B55BC1" w:rsidRPr="0042773F">
        <w:rPr>
          <w:b/>
        </w:rPr>
        <w:t>?</w:t>
      </w:r>
    </w:p>
    <w:p w14:paraId="1086E136" w14:textId="422EB00A" w:rsidR="00853047" w:rsidRDefault="000355FB" w:rsidP="00DF2EEC">
      <w:pPr>
        <w:widowControl w:val="0"/>
        <w:autoSpaceDE w:val="0"/>
        <w:autoSpaceDN w:val="0"/>
        <w:adjustRightInd w:val="0"/>
        <w:spacing w:line="480" w:lineRule="auto"/>
        <w:ind w:firstLine="720"/>
      </w:pPr>
      <w:r w:rsidRPr="0042773F">
        <w:t xml:space="preserve">In </w:t>
      </w:r>
      <w:r w:rsidR="00436C83" w:rsidRPr="0042773F">
        <w:t xml:space="preserve">Experiment </w:t>
      </w:r>
      <w:r w:rsidRPr="0042773F">
        <w:t>1</w:t>
      </w:r>
      <w:r w:rsidR="008C024E" w:rsidRPr="0042773F">
        <w:t>,</w:t>
      </w:r>
      <w:r w:rsidR="008C1DE8" w:rsidRPr="0042773F">
        <w:t xml:space="preserve"> we </w:t>
      </w:r>
      <w:r w:rsidR="00F96DFF" w:rsidRPr="0042773F">
        <w:t>examined</w:t>
      </w:r>
      <w:r w:rsidR="008C1DE8" w:rsidRPr="0042773F">
        <w:t xml:space="preserve"> </w:t>
      </w:r>
      <w:r w:rsidR="00CB681F">
        <w:t xml:space="preserve">how target detection and discrimination are impacted by the presence </w:t>
      </w:r>
      <w:r w:rsidR="00147390">
        <w:t>of</w:t>
      </w:r>
      <w:r w:rsidR="00147390" w:rsidRPr="0042773F">
        <w:t xml:space="preserve"> </w:t>
      </w:r>
      <w:r w:rsidR="009724CF" w:rsidRPr="0042773F">
        <w:t>two redundant</w:t>
      </w:r>
      <w:r w:rsidR="008C1DE8" w:rsidRPr="0042773F">
        <w:t xml:space="preserve"> </w:t>
      </w:r>
      <w:r w:rsidR="006A4E1D" w:rsidRPr="0042773F">
        <w:t>odd-colored</w:t>
      </w:r>
      <w:r w:rsidR="00D23389" w:rsidRPr="0042773F">
        <w:t xml:space="preserve"> </w:t>
      </w:r>
      <w:r w:rsidR="008C1DE8" w:rsidRPr="0042773F">
        <w:t>target</w:t>
      </w:r>
      <w:r w:rsidR="00CB681F">
        <w:t>s</w:t>
      </w:r>
      <w:r w:rsidR="008C1DE8" w:rsidRPr="0042773F">
        <w:t xml:space="preserve"> </w:t>
      </w:r>
      <w:r w:rsidR="009724CF" w:rsidRPr="0042773F">
        <w:t>among homogenous distractors</w:t>
      </w:r>
      <w:r w:rsidR="00286410" w:rsidRPr="0042773F">
        <w:t xml:space="preserve">. </w:t>
      </w:r>
      <w:r w:rsidR="004E7583" w:rsidRPr="0042773F">
        <w:t xml:space="preserve">Following Bravo </w:t>
      </w:r>
      <w:r w:rsidR="006022F2" w:rsidRPr="0042773F">
        <w:t>and</w:t>
      </w:r>
      <w:r w:rsidR="004E7583" w:rsidRPr="0042773F">
        <w:t xml:space="preserve"> Nakayama (1992), </w:t>
      </w:r>
      <w:r w:rsidR="00AE7ED0" w:rsidRPr="0042773F">
        <w:t>we</w:t>
      </w:r>
      <w:r w:rsidR="003523C6" w:rsidRPr="0042773F">
        <w:t xml:space="preserve"> </w:t>
      </w:r>
      <w:r w:rsidR="000B5C94" w:rsidRPr="0042773F">
        <w:t>asked</w:t>
      </w:r>
      <w:r w:rsidR="00AE7ED0" w:rsidRPr="0042773F">
        <w:t xml:space="preserve"> </w:t>
      </w:r>
      <w:r w:rsidR="00C1563D" w:rsidRPr="0042773F">
        <w:t>p</w:t>
      </w:r>
      <w:r w:rsidR="00853047" w:rsidRPr="0042773F">
        <w:t xml:space="preserve">articipants </w:t>
      </w:r>
      <w:r w:rsidR="00C1563D" w:rsidRPr="0042773F">
        <w:t xml:space="preserve">to </w:t>
      </w:r>
      <w:r w:rsidR="00AE7ED0" w:rsidRPr="0042773F">
        <w:t xml:space="preserve">perform </w:t>
      </w:r>
      <w:r w:rsidR="00300503" w:rsidRPr="0042773F">
        <w:t xml:space="preserve">both </w:t>
      </w:r>
      <w:r w:rsidR="009B40F6" w:rsidRPr="0042773F">
        <w:t xml:space="preserve">a </w:t>
      </w:r>
      <w:r w:rsidR="00AE7ED0" w:rsidRPr="0042773F">
        <w:t xml:space="preserve">detection </w:t>
      </w:r>
      <w:r w:rsidR="000B5C94" w:rsidRPr="0042773F">
        <w:t xml:space="preserve">task </w:t>
      </w:r>
      <w:r w:rsidR="00300503" w:rsidRPr="0042773F">
        <w:t xml:space="preserve">and a </w:t>
      </w:r>
      <w:r w:rsidR="00AE7ED0" w:rsidRPr="0042773F">
        <w:t>discrimination task.</w:t>
      </w:r>
      <w:r w:rsidR="00BA4403" w:rsidRPr="0042773F">
        <w:t xml:space="preserve"> On a subset of trials, two </w:t>
      </w:r>
      <w:r w:rsidR="00D23389" w:rsidRPr="0042773F">
        <w:t xml:space="preserve">odd-colored targets </w:t>
      </w:r>
      <w:r w:rsidR="00BA4403" w:rsidRPr="0042773F">
        <w:t>were present.</w:t>
      </w:r>
      <w:r w:rsidR="00D23389" w:rsidRPr="0042773F">
        <w:t xml:space="preserve"> Note that when we presented an additional odd-colored target with the same color, we maintained the total number of stimuli in the display constant, in accord with previous studies</w:t>
      </w:r>
      <w:r w:rsidR="009E0FA4" w:rsidRPr="0042773F">
        <w:t xml:space="preserve"> (e.g., Eriksen &amp; Eriksen, 1979; </w:t>
      </w:r>
      <w:proofErr w:type="spellStart"/>
      <w:r w:rsidR="009E0FA4" w:rsidRPr="0042773F">
        <w:rPr>
          <w:lang w:eastAsia="ko-KR"/>
        </w:rPr>
        <w:t>Krummenacher</w:t>
      </w:r>
      <w:proofErr w:type="spellEnd"/>
      <w:r w:rsidR="009E0FA4" w:rsidRPr="0042773F">
        <w:rPr>
          <w:lang w:eastAsia="ko-KR"/>
        </w:rPr>
        <w:t xml:space="preserve"> et al., 2001, 2002; </w:t>
      </w:r>
      <w:proofErr w:type="spellStart"/>
      <w:r w:rsidR="009E0FA4" w:rsidRPr="0042773F">
        <w:t>Akyürek</w:t>
      </w:r>
      <w:proofErr w:type="spellEnd"/>
      <w:r w:rsidR="009E0FA4" w:rsidRPr="0042773F">
        <w:t xml:space="preserve"> &amp; </w:t>
      </w:r>
      <w:proofErr w:type="spellStart"/>
      <w:r w:rsidR="009E0FA4" w:rsidRPr="0042773F">
        <w:t>Schubo</w:t>
      </w:r>
      <w:proofErr w:type="spellEnd"/>
      <w:r w:rsidR="009E0FA4" w:rsidRPr="0042773F">
        <w:t>, 2013)</w:t>
      </w:r>
      <w:r w:rsidR="00D23389" w:rsidRPr="0042773F">
        <w:t xml:space="preserve">. </w:t>
      </w:r>
      <w:r w:rsidR="008B4159" w:rsidRPr="0042773F">
        <w:rPr>
          <w:lang w:eastAsia="ko-KR"/>
        </w:rPr>
        <w:t>To our knowledge, performance in detection and discrimination tasks including two targets has never been directly compared using the same display.</w:t>
      </w:r>
      <w:r w:rsidR="008C7563" w:rsidRPr="0042773F">
        <w:t xml:space="preserve"> </w:t>
      </w:r>
    </w:p>
    <w:p w14:paraId="14243685" w14:textId="77777777" w:rsidR="00DF2EEC" w:rsidRPr="0042773F" w:rsidRDefault="00DF2EEC" w:rsidP="00DF2EEC">
      <w:pPr>
        <w:widowControl w:val="0"/>
        <w:autoSpaceDE w:val="0"/>
        <w:autoSpaceDN w:val="0"/>
        <w:adjustRightInd w:val="0"/>
        <w:spacing w:line="480" w:lineRule="auto"/>
        <w:ind w:firstLine="720"/>
      </w:pPr>
    </w:p>
    <w:p w14:paraId="0DAF03D4" w14:textId="1A4906FE" w:rsidR="00FA27AF" w:rsidRPr="00B27699" w:rsidRDefault="00853047" w:rsidP="00A67669">
      <w:pPr>
        <w:spacing w:line="480" w:lineRule="auto"/>
        <w:outlineLvl w:val="0"/>
        <w:rPr>
          <w:b/>
        </w:rPr>
      </w:pPr>
      <w:r w:rsidRPr="0042773F">
        <w:rPr>
          <w:b/>
        </w:rPr>
        <w:t>Method</w:t>
      </w:r>
      <w:r w:rsidR="00F854D6" w:rsidRPr="0042773F">
        <w:rPr>
          <w:b/>
        </w:rPr>
        <w:t>s</w:t>
      </w:r>
      <w:r w:rsidRPr="0042773F">
        <w:rPr>
          <w:b/>
        </w:rPr>
        <w:t xml:space="preserve"> </w:t>
      </w:r>
    </w:p>
    <w:p w14:paraId="5A83B007" w14:textId="77777777" w:rsidR="00853047" w:rsidRPr="00B27699" w:rsidRDefault="00853047" w:rsidP="00A67669">
      <w:pPr>
        <w:spacing w:line="480" w:lineRule="auto"/>
        <w:outlineLvl w:val="0"/>
        <w:rPr>
          <w:b/>
          <w:bCs/>
          <w:i/>
          <w:iCs/>
        </w:rPr>
      </w:pPr>
      <w:r w:rsidRPr="00B27699">
        <w:rPr>
          <w:b/>
          <w:bCs/>
          <w:i/>
          <w:iCs/>
        </w:rPr>
        <w:t>Participants</w:t>
      </w:r>
    </w:p>
    <w:p w14:paraId="1962021F" w14:textId="7E9E115E" w:rsidR="00853047" w:rsidRPr="0042773F" w:rsidRDefault="00853047" w:rsidP="00B27699">
      <w:pPr>
        <w:spacing w:line="480" w:lineRule="auto"/>
        <w:ind w:firstLine="720"/>
      </w:pPr>
      <w:r w:rsidRPr="0042773F">
        <w:t xml:space="preserve">Fifteen participants (7 female, mean age = 21) from the Brown University community volunteered to take part in this experiment for one hour in exchange for course credit or monetary compensation. All participants were </w:t>
      </w:r>
      <w:r w:rsidR="00286410" w:rsidRPr="0042773F">
        <w:t>right-handed</w:t>
      </w:r>
      <w:r w:rsidRPr="0042773F">
        <w:t xml:space="preserve"> and had normal or corrected to </w:t>
      </w:r>
      <w:r w:rsidRPr="0042773F">
        <w:lastRenderedPageBreak/>
        <w:t>normal vision and normal color vision. They were naïve to the goals of the experiment. The protocol was approved by the Brown University Institutional Review Board.</w:t>
      </w:r>
    </w:p>
    <w:p w14:paraId="5FF82039" w14:textId="77777777" w:rsidR="00853047" w:rsidRPr="00B27699" w:rsidRDefault="00853047" w:rsidP="00A67669">
      <w:pPr>
        <w:spacing w:line="480" w:lineRule="auto"/>
        <w:outlineLvl w:val="0"/>
        <w:rPr>
          <w:b/>
          <w:bCs/>
          <w:i/>
          <w:iCs/>
        </w:rPr>
      </w:pPr>
      <w:r w:rsidRPr="00B27699">
        <w:rPr>
          <w:b/>
          <w:bCs/>
          <w:i/>
          <w:iCs/>
        </w:rPr>
        <w:t>Apparatus</w:t>
      </w:r>
    </w:p>
    <w:p w14:paraId="0AF64097" w14:textId="4C4C3959" w:rsidR="00853047" w:rsidRPr="0042773F" w:rsidRDefault="00853047" w:rsidP="00A67669">
      <w:pPr>
        <w:spacing w:line="480" w:lineRule="auto"/>
      </w:pPr>
      <w:r w:rsidRPr="0042773F">
        <w:tab/>
        <w:t>Stimuli were displayed at 72 Hz on a ViewSonic G90fB monitor running Windows XP (</w:t>
      </w:r>
      <w:r w:rsidR="005F10CC" w:rsidRPr="0042773F">
        <w:t>19-inch</w:t>
      </w:r>
      <w:r w:rsidRPr="0042773F">
        <w:t xml:space="preserve"> display, 1152 by 864 resolution). Eye position was measured using an </w:t>
      </w:r>
      <w:proofErr w:type="spellStart"/>
      <w:r w:rsidRPr="0042773F">
        <w:t>Eyelink</w:t>
      </w:r>
      <w:proofErr w:type="spellEnd"/>
      <w:r w:rsidRPr="0042773F">
        <w:t xml:space="preserve"> 1000 eye tracker (SR Research, Ottawa, Ontario, Canada).</w:t>
      </w:r>
    </w:p>
    <w:p w14:paraId="4A5E853A" w14:textId="3F8E3F7A" w:rsidR="00F85FE1" w:rsidRPr="00B27699" w:rsidRDefault="00853047" w:rsidP="00A67669">
      <w:pPr>
        <w:spacing w:line="480" w:lineRule="auto"/>
        <w:rPr>
          <w:b/>
          <w:bCs/>
          <w:i/>
          <w:iCs/>
        </w:rPr>
      </w:pPr>
      <w:r w:rsidRPr="00B27699">
        <w:rPr>
          <w:b/>
          <w:bCs/>
          <w:i/>
          <w:iCs/>
        </w:rPr>
        <w:t>Stimuli and procedure</w:t>
      </w:r>
    </w:p>
    <w:p w14:paraId="77EF1F3C" w14:textId="77777777" w:rsidR="00E63178" w:rsidRPr="0042773F" w:rsidRDefault="00E63178" w:rsidP="00A67669">
      <w:pPr>
        <w:spacing w:line="480" w:lineRule="auto"/>
      </w:pPr>
      <w:r w:rsidRPr="0042773F">
        <w:tab/>
        <w:t xml:space="preserve">Participants performed 3 blocks each of the detection (180 trials/block) and discrimination (120 trials/block) tasks. Three participants completed only 2 blocks of the detection task due to time constraints. The order of blocks alternated and was counterbalanced across participants. Each participant practiced a block of each task to start. </w:t>
      </w:r>
    </w:p>
    <w:p w14:paraId="26C4F583" w14:textId="65549175" w:rsidR="00F85FE1" w:rsidRPr="0042773F" w:rsidRDefault="00F85FE1" w:rsidP="00A67669">
      <w:pPr>
        <w:pStyle w:val="CommentText"/>
        <w:spacing w:line="480" w:lineRule="auto"/>
        <w:ind w:firstLine="720"/>
        <w:rPr>
          <w:rFonts w:ascii="Times New Roman" w:hAnsi="Times New Roman" w:cs="Times New Roman"/>
        </w:rPr>
      </w:pPr>
      <w:r w:rsidRPr="00B27699">
        <w:rPr>
          <w:rFonts w:ascii="Times New Roman" w:hAnsi="Times New Roman" w:cs="Times New Roman"/>
          <w:b/>
          <w:bCs/>
          <w:iCs/>
        </w:rPr>
        <w:t>Detection task (Figure 1A</w:t>
      </w:r>
      <w:r w:rsidR="002A4080" w:rsidRPr="00B27699">
        <w:rPr>
          <w:rFonts w:ascii="Times New Roman" w:hAnsi="Times New Roman" w:cs="Times New Roman"/>
          <w:b/>
          <w:bCs/>
          <w:iCs/>
        </w:rPr>
        <w:t>, left column</w:t>
      </w:r>
      <w:r w:rsidRPr="00B27699">
        <w:rPr>
          <w:rFonts w:ascii="Times New Roman" w:hAnsi="Times New Roman" w:cs="Times New Roman"/>
          <w:b/>
          <w:bCs/>
          <w:iCs/>
        </w:rPr>
        <w:t>)</w:t>
      </w:r>
      <w:r w:rsidR="00B27699">
        <w:rPr>
          <w:rFonts w:ascii="Times New Roman" w:hAnsi="Times New Roman" w:cs="Times New Roman"/>
          <w:b/>
          <w:bCs/>
          <w:iCs/>
        </w:rPr>
        <w:t>.</w:t>
      </w:r>
      <w:r w:rsidRPr="0042773F">
        <w:rPr>
          <w:rFonts w:ascii="Times New Roman" w:hAnsi="Times New Roman" w:cs="Times New Roman"/>
        </w:rPr>
        <w:t xml:space="preserve"> At the beginning of each trial a gray cross appeared at the center of the monitor. The cross subtended 0.5</w:t>
      </w:r>
      <w:r w:rsidRPr="0042773F">
        <w:rPr>
          <w:rFonts w:ascii="Times New Roman" w:hAnsi="Times New Roman" w:cs="Times New Roman"/>
        </w:rPr>
        <w:sym w:font="Symbol" w:char="F0B0"/>
      </w:r>
      <w:r w:rsidRPr="0042773F">
        <w:rPr>
          <w:rFonts w:ascii="Times New Roman" w:hAnsi="Times New Roman" w:cs="Times New Roman"/>
        </w:rPr>
        <w:t xml:space="preserve"> by 0.5</w:t>
      </w:r>
      <w:r w:rsidRPr="0042773F">
        <w:rPr>
          <w:rFonts w:ascii="Times New Roman" w:hAnsi="Times New Roman" w:cs="Times New Roman"/>
        </w:rPr>
        <w:sym w:font="Symbol" w:char="F0B0"/>
      </w:r>
      <w:r w:rsidRPr="0042773F">
        <w:rPr>
          <w:rFonts w:ascii="Times New Roman" w:hAnsi="Times New Roman" w:cs="Times New Roman"/>
        </w:rPr>
        <w:t xml:space="preserve"> and had a luminance of 5 cd/m</w:t>
      </w:r>
      <w:r w:rsidRPr="0042773F">
        <w:rPr>
          <w:rFonts w:ascii="Times New Roman" w:hAnsi="Times New Roman" w:cs="Times New Roman"/>
          <w:vertAlign w:val="superscript"/>
        </w:rPr>
        <w:t>2</w:t>
      </w:r>
      <w:r w:rsidRPr="0042773F">
        <w:rPr>
          <w:rFonts w:ascii="Times New Roman" w:hAnsi="Times New Roman" w:cs="Times New Roman"/>
        </w:rPr>
        <w:t xml:space="preserve"> presented against a black background of 0.03 cd/m</w:t>
      </w:r>
      <w:r w:rsidRPr="0042773F">
        <w:rPr>
          <w:rFonts w:ascii="Times New Roman" w:hAnsi="Times New Roman" w:cs="Times New Roman"/>
          <w:vertAlign w:val="superscript"/>
        </w:rPr>
        <w:t>2</w:t>
      </w:r>
      <w:r w:rsidRPr="0042773F">
        <w:rPr>
          <w:rFonts w:ascii="Times New Roman" w:hAnsi="Times New Roman" w:cs="Times New Roman"/>
        </w:rPr>
        <w:t>. Participants were instructed to fixate the cross throughout the trial. They initiated a trial by pressing a key (‘5</w:t>
      </w:r>
      <w:r w:rsidR="00BC61F1" w:rsidRPr="0042773F">
        <w:rPr>
          <w:rFonts w:ascii="Times New Roman" w:hAnsi="Times New Roman" w:cs="Times New Roman"/>
        </w:rPr>
        <w:t>’</w:t>
      </w:r>
      <w:r w:rsidRPr="0042773F">
        <w:rPr>
          <w:rFonts w:ascii="Times New Roman" w:hAnsi="Times New Roman" w:cs="Times New Roman"/>
        </w:rPr>
        <w:t>), which turned the cross white (26 cd/m</w:t>
      </w:r>
      <w:r w:rsidRPr="0042773F">
        <w:rPr>
          <w:rFonts w:ascii="Times New Roman" w:hAnsi="Times New Roman" w:cs="Times New Roman"/>
          <w:vertAlign w:val="superscript"/>
        </w:rPr>
        <w:t>2</w:t>
      </w:r>
      <w:r w:rsidRPr="0042773F">
        <w:rPr>
          <w:rFonts w:ascii="Times New Roman" w:hAnsi="Times New Roman" w:cs="Times New Roman"/>
        </w:rPr>
        <w:t xml:space="preserve">), and continued to hold it until they made a response. Once a trial began, after 500 </w:t>
      </w:r>
      <w:proofErr w:type="spellStart"/>
      <w:r w:rsidRPr="0042773F">
        <w:rPr>
          <w:rFonts w:ascii="Times New Roman" w:hAnsi="Times New Roman" w:cs="Times New Roman"/>
        </w:rPr>
        <w:t>ms</w:t>
      </w:r>
      <w:proofErr w:type="spellEnd"/>
      <w:r w:rsidRPr="0042773F">
        <w:rPr>
          <w:rFonts w:ascii="Times New Roman" w:hAnsi="Times New Roman" w:cs="Times New Roman"/>
        </w:rPr>
        <w:t>, six diamo</w:t>
      </w:r>
      <w:r w:rsidR="001C53C2" w:rsidRPr="0042773F">
        <w:rPr>
          <w:rFonts w:ascii="Times New Roman" w:hAnsi="Times New Roman" w:cs="Times New Roman"/>
        </w:rPr>
        <w:t>nds subtending 1</w:t>
      </w:r>
      <w:r w:rsidRPr="0042773F">
        <w:rPr>
          <w:rFonts w:ascii="Times New Roman" w:hAnsi="Times New Roman" w:cs="Times New Roman"/>
        </w:rPr>
        <w:sym w:font="Symbol" w:char="F0B0"/>
      </w:r>
      <w:r w:rsidR="001C53C2" w:rsidRPr="0042773F">
        <w:rPr>
          <w:rFonts w:ascii="Times New Roman" w:hAnsi="Times New Roman" w:cs="Times New Roman"/>
        </w:rPr>
        <w:t xml:space="preserve"> by 1</w:t>
      </w:r>
      <w:r w:rsidRPr="0042773F">
        <w:rPr>
          <w:rFonts w:ascii="Times New Roman" w:hAnsi="Times New Roman" w:cs="Times New Roman"/>
        </w:rPr>
        <w:sym w:font="Symbol" w:char="F0B0"/>
      </w:r>
      <w:r w:rsidRPr="0042773F">
        <w:rPr>
          <w:rFonts w:ascii="Times New Roman" w:hAnsi="Times New Roman" w:cs="Times New Roman"/>
        </w:rPr>
        <w:t xml:space="preserve"> were displayed</w:t>
      </w:r>
      <w:r w:rsidR="001C53C2" w:rsidRPr="0042773F">
        <w:rPr>
          <w:rFonts w:ascii="Times New Roman" w:hAnsi="Times New Roman" w:cs="Times New Roman"/>
        </w:rPr>
        <w:t>.</w:t>
      </w:r>
      <w:r w:rsidR="004708C4" w:rsidRPr="0042773F">
        <w:rPr>
          <w:rFonts w:ascii="Times New Roman" w:hAnsi="Times New Roman" w:cs="Times New Roman"/>
        </w:rPr>
        <w:t xml:space="preserve"> </w:t>
      </w:r>
      <w:r w:rsidRPr="0042773F">
        <w:rPr>
          <w:rFonts w:ascii="Times New Roman" w:hAnsi="Times New Roman" w:cs="Times New Roman"/>
        </w:rPr>
        <w:t>On each target present trial, target color was randomly selected to be</w:t>
      </w:r>
      <w:r w:rsidR="004708C4" w:rsidRPr="0042773F">
        <w:rPr>
          <w:rFonts w:ascii="Times New Roman" w:hAnsi="Times New Roman" w:cs="Times New Roman"/>
        </w:rPr>
        <w:t xml:space="preserve"> red or green (equiluminant at 29</w:t>
      </w:r>
      <w:r w:rsidRPr="0042773F">
        <w:rPr>
          <w:rFonts w:ascii="Times New Roman" w:hAnsi="Times New Roman" w:cs="Times New Roman"/>
        </w:rPr>
        <w:t xml:space="preserve"> cd/m</w:t>
      </w:r>
      <w:r w:rsidRPr="0042773F">
        <w:rPr>
          <w:rFonts w:ascii="Times New Roman" w:hAnsi="Times New Roman" w:cs="Times New Roman"/>
          <w:vertAlign w:val="superscript"/>
        </w:rPr>
        <w:t>2</w:t>
      </w:r>
      <w:r w:rsidRPr="0042773F">
        <w:rPr>
          <w:rFonts w:ascii="Times New Roman" w:hAnsi="Times New Roman" w:cs="Times New Roman"/>
        </w:rPr>
        <w:t xml:space="preserve">) with distractors presented in the other color. During </w:t>
      </w:r>
      <w:r w:rsidR="003C5616" w:rsidRPr="0042773F">
        <w:rPr>
          <w:rFonts w:ascii="Times New Roman" w:hAnsi="Times New Roman" w:cs="Times New Roman"/>
        </w:rPr>
        <w:t>target-absent</w:t>
      </w:r>
      <w:r w:rsidRPr="0042773F">
        <w:rPr>
          <w:rFonts w:ascii="Times New Roman" w:hAnsi="Times New Roman" w:cs="Times New Roman"/>
        </w:rPr>
        <w:t xml:space="preserve"> trials all stimuli were displayed in the same color. Within a block there were an equal number of target</w:t>
      </w:r>
      <w:r w:rsidR="00136834" w:rsidRPr="0042773F">
        <w:rPr>
          <w:rFonts w:ascii="Times New Roman" w:hAnsi="Times New Roman" w:cs="Times New Roman"/>
        </w:rPr>
        <w:t>-</w:t>
      </w:r>
      <w:r w:rsidRPr="0042773F">
        <w:rPr>
          <w:rFonts w:ascii="Times New Roman" w:hAnsi="Times New Roman" w:cs="Times New Roman"/>
        </w:rPr>
        <w:t xml:space="preserve">absent, </w:t>
      </w:r>
      <w:r w:rsidR="007E1D37" w:rsidRPr="0042773F">
        <w:rPr>
          <w:rFonts w:ascii="Times New Roman" w:hAnsi="Times New Roman" w:cs="Times New Roman"/>
        </w:rPr>
        <w:t xml:space="preserve">one-target </w:t>
      </w:r>
      <w:r w:rsidR="00E97802" w:rsidRPr="0042773F">
        <w:rPr>
          <w:rFonts w:ascii="Times New Roman" w:hAnsi="Times New Roman" w:cs="Times New Roman"/>
        </w:rPr>
        <w:t>(</w:t>
      </w:r>
      <w:r w:rsidR="00FA7A32" w:rsidRPr="0042773F">
        <w:rPr>
          <w:rFonts w:ascii="Times New Roman" w:hAnsi="Times New Roman" w:cs="Times New Roman"/>
        </w:rPr>
        <w:t>Figure 1A, left</w:t>
      </w:r>
      <w:r w:rsidR="00B62A87" w:rsidRPr="0042773F">
        <w:rPr>
          <w:rFonts w:ascii="Times New Roman" w:hAnsi="Times New Roman" w:cs="Times New Roman"/>
        </w:rPr>
        <w:t xml:space="preserve"> top</w:t>
      </w:r>
      <w:r w:rsidR="00E97802" w:rsidRPr="0042773F">
        <w:rPr>
          <w:rFonts w:ascii="Times New Roman" w:hAnsi="Times New Roman" w:cs="Times New Roman"/>
        </w:rPr>
        <w:t>)</w:t>
      </w:r>
      <w:r w:rsidRPr="0042773F">
        <w:rPr>
          <w:rFonts w:ascii="Times New Roman" w:hAnsi="Times New Roman" w:cs="Times New Roman"/>
        </w:rPr>
        <w:t xml:space="preserve">, and </w:t>
      </w:r>
      <w:r w:rsidR="007E1D37" w:rsidRPr="0042773F">
        <w:rPr>
          <w:rFonts w:ascii="Times New Roman" w:hAnsi="Times New Roman" w:cs="Times New Roman"/>
        </w:rPr>
        <w:t xml:space="preserve">two-target </w:t>
      </w:r>
      <w:r w:rsidRPr="0042773F">
        <w:rPr>
          <w:rFonts w:ascii="Times New Roman" w:hAnsi="Times New Roman" w:cs="Times New Roman"/>
        </w:rPr>
        <w:t>trials</w:t>
      </w:r>
      <w:r w:rsidR="00E97802" w:rsidRPr="0042773F">
        <w:rPr>
          <w:rFonts w:ascii="Times New Roman" w:hAnsi="Times New Roman" w:cs="Times New Roman"/>
        </w:rPr>
        <w:t xml:space="preserve"> (</w:t>
      </w:r>
      <w:r w:rsidR="00FA7A32" w:rsidRPr="0042773F">
        <w:rPr>
          <w:rFonts w:ascii="Times New Roman" w:hAnsi="Times New Roman" w:cs="Times New Roman"/>
        </w:rPr>
        <w:t xml:space="preserve">Figure 1A, </w:t>
      </w:r>
      <w:r w:rsidR="001A78FD" w:rsidRPr="0042773F">
        <w:rPr>
          <w:rFonts w:ascii="Times New Roman" w:hAnsi="Times New Roman" w:cs="Times New Roman"/>
        </w:rPr>
        <w:t>left</w:t>
      </w:r>
      <w:r w:rsidR="00D555E2" w:rsidRPr="0042773F">
        <w:rPr>
          <w:rFonts w:ascii="Times New Roman" w:hAnsi="Times New Roman" w:cs="Times New Roman"/>
        </w:rPr>
        <w:t xml:space="preserve"> bottom</w:t>
      </w:r>
      <w:r w:rsidR="00E97802" w:rsidRPr="0042773F">
        <w:rPr>
          <w:rFonts w:ascii="Times New Roman" w:hAnsi="Times New Roman" w:cs="Times New Roman"/>
        </w:rPr>
        <w:t>)</w:t>
      </w:r>
      <w:r w:rsidRPr="0042773F">
        <w:rPr>
          <w:rFonts w:ascii="Times New Roman" w:hAnsi="Times New Roman" w:cs="Times New Roman"/>
        </w:rPr>
        <w:t>. Participants were asked to release the ‘5’ key and press an assigned key with the same finger to report whether any odd-colored target</w:t>
      </w:r>
      <w:r w:rsidR="005744AA" w:rsidRPr="0042773F">
        <w:rPr>
          <w:rFonts w:ascii="Times New Roman" w:hAnsi="Times New Roman" w:cs="Times New Roman"/>
        </w:rPr>
        <w:t xml:space="preserve"> (defined as </w:t>
      </w:r>
      <w:r w:rsidR="00756CB6" w:rsidRPr="0042773F">
        <w:rPr>
          <w:rFonts w:ascii="Times New Roman" w:hAnsi="Times New Roman" w:cs="Times New Roman"/>
        </w:rPr>
        <w:t>the color that appeared less</w:t>
      </w:r>
      <w:r w:rsidR="005744AA" w:rsidRPr="0042773F">
        <w:rPr>
          <w:rFonts w:ascii="Times New Roman" w:hAnsi="Times New Roman" w:cs="Times New Roman"/>
        </w:rPr>
        <w:t>)</w:t>
      </w:r>
      <w:r w:rsidRPr="0042773F">
        <w:rPr>
          <w:rFonts w:ascii="Times New Roman" w:hAnsi="Times New Roman" w:cs="Times New Roman"/>
        </w:rPr>
        <w:t xml:space="preserve"> was present (‘8’) or absent (‘2’). </w:t>
      </w:r>
      <w:r w:rsidR="00023AF1" w:rsidRPr="0042773F">
        <w:rPr>
          <w:rFonts w:ascii="Times New Roman" w:hAnsi="Times New Roman" w:cs="Times New Roman"/>
        </w:rPr>
        <w:t>A</w:t>
      </w:r>
      <w:r w:rsidRPr="0042773F">
        <w:rPr>
          <w:rFonts w:ascii="Times New Roman" w:hAnsi="Times New Roman" w:cs="Times New Roman"/>
        </w:rPr>
        <w:t xml:space="preserve">uditory feedback on response </w:t>
      </w:r>
      <w:r w:rsidRPr="0042773F">
        <w:rPr>
          <w:rFonts w:ascii="Times New Roman" w:hAnsi="Times New Roman" w:cs="Times New Roman"/>
        </w:rPr>
        <w:lastRenderedPageBreak/>
        <w:t xml:space="preserve">correctness </w:t>
      </w:r>
      <w:r w:rsidR="00023AF1" w:rsidRPr="0042773F">
        <w:rPr>
          <w:rFonts w:ascii="Times New Roman" w:hAnsi="Times New Roman" w:cs="Times New Roman"/>
        </w:rPr>
        <w:t xml:space="preserve">was provided </w:t>
      </w:r>
      <w:r w:rsidRPr="0042773F">
        <w:rPr>
          <w:rFonts w:ascii="Times New Roman" w:hAnsi="Times New Roman" w:cs="Times New Roman"/>
        </w:rPr>
        <w:t xml:space="preserve">after each trial. </w:t>
      </w:r>
      <w:r w:rsidR="00D17932" w:rsidRPr="0042773F">
        <w:rPr>
          <w:rFonts w:ascii="Times New Roman" w:hAnsi="Times New Roman" w:cs="Times New Roman"/>
        </w:rPr>
        <w:t>Participants were instructed to respond as soon as they found the first target</w:t>
      </w:r>
      <w:r w:rsidRPr="0042773F">
        <w:rPr>
          <w:rFonts w:ascii="Times New Roman" w:hAnsi="Times New Roman" w:cs="Times New Roman"/>
        </w:rPr>
        <w:t xml:space="preserve"> while being as accurate as possible. We discarded trials in which participants released the ‘5’ key before the stimulus onset or failed to respond within 1500 </w:t>
      </w:r>
      <w:proofErr w:type="spellStart"/>
      <w:r w:rsidRPr="0042773F">
        <w:rPr>
          <w:rFonts w:ascii="Times New Roman" w:hAnsi="Times New Roman" w:cs="Times New Roman"/>
        </w:rPr>
        <w:t>ms</w:t>
      </w:r>
      <w:proofErr w:type="spellEnd"/>
      <w:r w:rsidRPr="0042773F">
        <w:rPr>
          <w:rFonts w:ascii="Times New Roman" w:hAnsi="Times New Roman" w:cs="Times New Roman"/>
        </w:rPr>
        <w:t xml:space="preserve"> and repeated them later in the block. </w:t>
      </w:r>
    </w:p>
    <w:p w14:paraId="04CA441D" w14:textId="2340EB8B" w:rsidR="006D7583" w:rsidRPr="0042773F" w:rsidRDefault="00E97802" w:rsidP="00DF2EEC">
      <w:pPr>
        <w:pStyle w:val="CommentText"/>
        <w:spacing w:line="480" w:lineRule="auto"/>
        <w:ind w:firstLine="720"/>
        <w:rPr>
          <w:rFonts w:ascii="Times New Roman" w:hAnsi="Times New Roman" w:cs="Times New Roman"/>
        </w:rPr>
      </w:pPr>
      <w:r w:rsidRPr="0042773F">
        <w:rPr>
          <w:rFonts w:ascii="Times New Roman" w:hAnsi="Times New Roman" w:cs="Times New Roman"/>
        </w:rPr>
        <w:t>The position of each stimulus was randomized within the following constraints: 1) stimuli had to be within a 10</w:t>
      </w:r>
      <w:r w:rsidRPr="0042773F">
        <w:rPr>
          <w:rFonts w:ascii="Times New Roman" w:hAnsi="Times New Roman" w:cs="Times New Roman"/>
        </w:rPr>
        <w:sym w:font="Symbol" w:char="F0B0"/>
      </w:r>
      <w:r w:rsidRPr="0042773F">
        <w:rPr>
          <w:rFonts w:ascii="Times New Roman" w:hAnsi="Times New Roman" w:cs="Times New Roman"/>
        </w:rPr>
        <w:t xml:space="preserve"> by 10</w:t>
      </w:r>
      <w:r w:rsidRPr="0042773F">
        <w:rPr>
          <w:rFonts w:ascii="Times New Roman" w:hAnsi="Times New Roman" w:cs="Times New Roman"/>
        </w:rPr>
        <w:sym w:font="Symbol" w:char="F0B0"/>
      </w:r>
      <w:r w:rsidRPr="0042773F">
        <w:rPr>
          <w:rFonts w:ascii="Times New Roman" w:hAnsi="Times New Roman" w:cs="Times New Roman"/>
        </w:rPr>
        <w:t xml:space="preserve"> invisible square surrounding the center of the screen, 2) stimuli could not appear within 1.0</w:t>
      </w:r>
      <w:r w:rsidRPr="0042773F">
        <w:rPr>
          <w:rFonts w:ascii="Times New Roman" w:hAnsi="Times New Roman" w:cs="Times New Roman"/>
        </w:rPr>
        <w:sym w:font="Symbol" w:char="F0B0"/>
      </w:r>
      <w:r w:rsidRPr="0042773F">
        <w:rPr>
          <w:rFonts w:ascii="Times New Roman" w:hAnsi="Times New Roman" w:cs="Times New Roman"/>
        </w:rPr>
        <w:t xml:space="preserve"> of each other, 3) no stimuli were presented within 1.5</w:t>
      </w:r>
      <w:r w:rsidRPr="0042773F">
        <w:rPr>
          <w:rFonts w:ascii="Times New Roman" w:hAnsi="Times New Roman" w:cs="Times New Roman"/>
        </w:rPr>
        <w:sym w:font="Symbol" w:char="F0B0"/>
      </w:r>
      <w:r w:rsidRPr="0042773F">
        <w:rPr>
          <w:rFonts w:ascii="Times New Roman" w:hAnsi="Times New Roman" w:cs="Times New Roman"/>
        </w:rPr>
        <w:t xml:space="preserve"> of the vertical midline of the display, 4) three stimuli were presented to the left and right of the vertical midline, and 5) when a second target was presented, the distance between both targets was randomly selected with equal probability to be 3</w:t>
      </w:r>
      <w:r w:rsidRPr="0042773F">
        <w:rPr>
          <w:rFonts w:ascii="Times New Roman" w:hAnsi="Times New Roman" w:cs="Times New Roman"/>
        </w:rPr>
        <w:sym w:font="Symbol" w:char="F0B0"/>
      </w:r>
      <w:r w:rsidRPr="0042773F">
        <w:rPr>
          <w:rFonts w:ascii="Times New Roman" w:hAnsi="Times New Roman" w:cs="Times New Roman"/>
        </w:rPr>
        <w:t>, 5</w:t>
      </w:r>
      <w:r w:rsidRPr="0042773F">
        <w:rPr>
          <w:rFonts w:ascii="Times New Roman" w:hAnsi="Times New Roman" w:cs="Times New Roman"/>
        </w:rPr>
        <w:sym w:font="Symbol" w:char="F0B0"/>
      </w:r>
      <w:r w:rsidRPr="0042773F">
        <w:rPr>
          <w:rFonts w:ascii="Times New Roman" w:hAnsi="Times New Roman" w:cs="Times New Roman"/>
        </w:rPr>
        <w:t>, or 7</w:t>
      </w:r>
      <w:r w:rsidRPr="0042773F">
        <w:rPr>
          <w:rFonts w:ascii="Times New Roman" w:hAnsi="Times New Roman" w:cs="Times New Roman"/>
        </w:rPr>
        <w:sym w:font="Symbol" w:char="F0B0"/>
      </w:r>
      <w:r w:rsidRPr="0042773F">
        <w:rPr>
          <w:rFonts w:ascii="Times New Roman" w:hAnsi="Times New Roman" w:cs="Times New Roman"/>
        </w:rPr>
        <w:t xml:space="preserve"> to prevent anticipation of the second target location. If a participant blinked or moved their eyes further than 1</w:t>
      </w:r>
      <w:r w:rsidRPr="0042773F">
        <w:rPr>
          <w:rFonts w:ascii="Times New Roman" w:hAnsi="Times New Roman" w:cs="Times New Roman"/>
        </w:rPr>
        <w:sym w:font="Symbol" w:char="F0B0"/>
      </w:r>
      <w:r w:rsidRPr="0042773F">
        <w:rPr>
          <w:rFonts w:ascii="Times New Roman" w:hAnsi="Times New Roman" w:cs="Times New Roman"/>
        </w:rPr>
        <w:t xml:space="preserve"> from the cross the trial was immediately discarded and replaced later in the block.</w:t>
      </w:r>
    </w:p>
    <w:p w14:paraId="0D7C372D" w14:textId="7518F1B5" w:rsidR="00F3452B" w:rsidRPr="00DF2EEC" w:rsidRDefault="00F85FE1" w:rsidP="00DF2EEC">
      <w:pPr>
        <w:spacing w:line="480" w:lineRule="auto"/>
        <w:ind w:firstLine="720"/>
      </w:pPr>
      <w:r w:rsidRPr="00B27699">
        <w:rPr>
          <w:b/>
          <w:bCs/>
          <w:iCs/>
        </w:rPr>
        <w:t>Discrimination task (Figure 1</w:t>
      </w:r>
      <w:r w:rsidR="002616A6" w:rsidRPr="00B27699">
        <w:rPr>
          <w:b/>
          <w:bCs/>
          <w:iCs/>
        </w:rPr>
        <w:t>A, right column</w:t>
      </w:r>
      <w:r w:rsidR="000C211C">
        <w:rPr>
          <w:b/>
          <w:bCs/>
          <w:iCs/>
        </w:rPr>
        <w:t>)</w:t>
      </w:r>
      <w:r w:rsidR="00B27699" w:rsidRPr="00B27699">
        <w:rPr>
          <w:b/>
          <w:bCs/>
          <w:iCs/>
        </w:rPr>
        <w:t>.</w:t>
      </w:r>
      <w:r w:rsidRPr="0042773F">
        <w:rPr>
          <w:b/>
          <w:i/>
        </w:rPr>
        <w:t xml:space="preserve"> </w:t>
      </w:r>
      <w:r w:rsidRPr="0042773F">
        <w:t>The procedure was identical to the detection task except for the following. On each trial</w:t>
      </w:r>
      <w:r w:rsidR="00A759A6" w:rsidRPr="0042773F">
        <w:t>,</w:t>
      </w:r>
      <w:r w:rsidRPr="0042773F">
        <w:t xml:space="preserve"> one </w:t>
      </w:r>
      <w:r w:rsidR="009716F9" w:rsidRPr="0042773F">
        <w:t xml:space="preserve">(Figure 1A, right top) </w:t>
      </w:r>
      <w:r w:rsidRPr="0042773F">
        <w:t>or two</w:t>
      </w:r>
      <w:r w:rsidR="009716F9" w:rsidRPr="0042773F">
        <w:t xml:space="preserve"> (Figure 1A, right bottom) </w:t>
      </w:r>
      <w:r w:rsidRPr="0042773F">
        <w:t>odd-colored targets</w:t>
      </w:r>
      <w:r w:rsidR="00AA0834" w:rsidRPr="0042773F">
        <w:t xml:space="preserve"> of the same color</w:t>
      </w:r>
      <w:r w:rsidRPr="0042773F">
        <w:t xml:space="preserve"> were presented, the number of which was randomly selected with equal prob</w:t>
      </w:r>
      <w:r w:rsidR="00285979" w:rsidRPr="0042773F">
        <w:t>ability. Each diamond had a 0.25</w:t>
      </w:r>
      <w:r w:rsidRPr="0042773F">
        <w:sym w:font="Symbol" w:char="F0B0"/>
      </w:r>
      <w:r w:rsidRPr="0042773F">
        <w:t xml:space="preserve"> corner </w:t>
      </w:r>
      <w:r w:rsidR="00EC3B67" w:rsidRPr="0042773F">
        <w:t>cut-off</w:t>
      </w:r>
      <w:r w:rsidRPr="0042773F">
        <w:t xml:space="preserve"> from the top or bottom that was randomly selected for each stimulus. Participants reported which corner was </w:t>
      </w:r>
      <w:r w:rsidR="00502721" w:rsidRPr="0042773F">
        <w:t>cut-off</w:t>
      </w:r>
      <w:r w:rsidRPr="0042773F">
        <w:t xml:space="preserve"> from an odd-colored target by pressing the ‘8’ key (top corner </w:t>
      </w:r>
      <w:r w:rsidR="00502721" w:rsidRPr="0042773F">
        <w:t>cut-off</w:t>
      </w:r>
      <w:r w:rsidRPr="0042773F">
        <w:t xml:space="preserve">) or ‘2’ key (bottom corner </w:t>
      </w:r>
      <w:r w:rsidR="00502721" w:rsidRPr="0042773F">
        <w:t>cut-off</w:t>
      </w:r>
      <w:r w:rsidRPr="0042773F">
        <w:t xml:space="preserve">). They were instructed to report as soon as they found a target even if two were displayed. On </w:t>
      </w:r>
      <w:r w:rsidR="007E1D37" w:rsidRPr="0042773F">
        <w:t xml:space="preserve">two-target </w:t>
      </w:r>
      <w:r w:rsidRPr="0042773F">
        <w:t>trials, we randomized the cut</w:t>
      </w:r>
      <w:r w:rsidR="00B972E9" w:rsidRPr="0042773F">
        <w:t>-</w:t>
      </w:r>
      <w:r w:rsidRPr="0042773F">
        <w:t xml:space="preserve">off corner of each target (top or bottom) so that the two targets had either the same or different cut-off side with equal probability. </w:t>
      </w:r>
      <w:r w:rsidR="0023477D" w:rsidRPr="0042773F">
        <w:t xml:space="preserve">This </w:t>
      </w:r>
      <w:r w:rsidR="005F10CC" w:rsidRPr="0042773F">
        <w:t>led</w:t>
      </w:r>
      <w:r w:rsidR="0023477D" w:rsidRPr="0042773F">
        <w:t xml:space="preserve"> to two trial types where the target shapes and potential responses were identical</w:t>
      </w:r>
      <w:r w:rsidR="00D972BC" w:rsidRPr="0042773F">
        <w:t xml:space="preserve"> (</w:t>
      </w:r>
      <w:proofErr w:type="spellStart"/>
      <w:r w:rsidR="00D972BC" w:rsidRPr="0042773F">
        <w:t>T</w:t>
      </w:r>
      <w:r w:rsidR="00D972BC" w:rsidRPr="00147390">
        <w:rPr>
          <w:vertAlign w:val="subscript"/>
        </w:rPr>
        <w:t>same</w:t>
      </w:r>
      <w:proofErr w:type="spellEnd"/>
      <w:r w:rsidR="00D972BC" w:rsidRPr="0042773F">
        <w:t>)</w:t>
      </w:r>
      <w:r w:rsidR="0023477D" w:rsidRPr="0042773F">
        <w:t xml:space="preserve"> and opposite</w:t>
      </w:r>
      <w:r w:rsidR="00D972BC" w:rsidRPr="0042773F">
        <w:t xml:space="preserve"> (</w:t>
      </w:r>
      <w:proofErr w:type="spellStart"/>
      <w:r w:rsidR="00D972BC" w:rsidRPr="0042773F">
        <w:t>T</w:t>
      </w:r>
      <w:r w:rsidR="00D972BC" w:rsidRPr="006E1618">
        <w:rPr>
          <w:vertAlign w:val="subscript"/>
        </w:rPr>
        <w:t>different</w:t>
      </w:r>
      <w:proofErr w:type="spellEnd"/>
      <w:r w:rsidR="00D972BC" w:rsidRPr="0042773F">
        <w:t>)</w:t>
      </w:r>
      <w:r w:rsidR="00F91EA5" w:rsidRPr="0042773F">
        <w:t>.</w:t>
      </w:r>
    </w:p>
    <w:p w14:paraId="20E498E6" w14:textId="2DDCDFA3" w:rsidR="00853047" w:rsidRPr="00B27699" w:rsidRDefault="00853047" w:rsidP="00A67669">
      <w:pPr>
        <w:spacing w:line="480" w:lineRule="auto"/>
        <w:outlineLvl w:val="0"/>
        <w:rPr>
          <w:b/>
          <w:bCs/>
          <w:i/>
          <w:iCs/>
        </w:rPr>
      </w:pPr>
      <w:r w:rsidRPr="00B27699">
        <w:rPr>
          <w:b/>
          <w:bCs/>
          <w:i/>
          <w:iCs/>
        </w:rPr>
        <w:lastRenderedPageBreak/>
        <w:t>Data analysis</w:t>
      </w:r>
    </w:p>
    <w:p w14:paraId="551F02BD" w14:textId="67454A1A" w:rsidR="008630EC" w:rsidRPr="0042773F" w:rsidRDefault="00853047" w:rsidP="00A67669">
      <w:pPr>
        <w:spacing w:line="480" w:lineRule="auto"/>
      </w:pPr>
      <w:r w:rsidRPr="0042773F">
        <w:tab/>
      </w:r>
      <w:r w:rsidR="00287B9A" w:rsidRPr="0042773F">
        <w:t xml:space="preserve">For </w:t>
      </w:r>
      <w:r w:rsidR="00653FBD" w:rsidRPr="0042773F">
        <w:t xml:space="preserve">each participant, </w:t>
      </w:r>
      <w:r w:rsidR="000D4BB6" w:rsidRPr="0042773F">
        <w:t>we excluded trials</w:t>
      </w:r>
      <w:r w:rsidR="002F3694" w:rsidRPr="0042773F">
        <w:t xml:space="preserve"> from </w:t>
      </w:r>
      <w:r w:rsidR="00012B94" w:rsidRPr="0042773F">
        <w:t>da</w:t>
      </w:r>
      <w:r w:rsidR="002F3694" w:rsidRPr="0042773F">
        <w:t>ta analysis</w:t>
      </w:r>
      <w:r w:rsidR="000D4BB6" w:rsidRPr="0042773F">
        <w:t xml:space="preserve"> where the </w:t>
      </w:r>
      <w:r w:rsidR="007A603A" w:rsidRPr="0042773F">
        <w:t>reaction time</w:t>
      </w:r>
      <w:r w:rsidR="000D4BB6" w:rsidRPr="0042773F">
        <w:t xml:space="preserve"> was more than 3 standard deviations away from </w:t>
      </w:r>
      <w:r w:rsidR="003C5DD7" w:rsidRPr="0042773F">
        <w:t xml:space="preserve">the </w:t>
      </w:r>
      <w:r w:rsidR="000D4BB6" w:rsidRPr="0042773F">
        <w:t>mean</w:t>
      </w:r>
      <w:r w:rsidR="00C0594A" w:rsidRPr="0042773F">
        <w:t xml:space="preserve"> of each condition.</w:t>
      </w:r>
      <w:r w:rsidR="000D4BB6" w:rsidRPr="0042773F">
        <w:t xml:space="preserve"> </w:t>
      </w:r>
      <w:r w:rsidR="00FF3D64" w:rsidRPr="0042773F">
        <w:t xml:space="preserve">Using </w:t>
      </w:r>
      <w:r w:rsidR="005F10CC" w:rsidRPr="0042773F">
        <w:t>this criterion</w:t>
      </w:r>
      <w:r w:rsidR="00802705" w:rsidRPr="0042773F">
        <w:t>,</w:t>
      </w:r>
      <w:r w:rsidR="00FF3D64" w:rsidRPr="0042773F">
        <w:t xml:space="preserve"> we </w:t>
      </w:r>
      <w:r w:rsidR="00F02005" w:rsidRPr="0042773F">
        <w:t xml:space="preserve">excluded an average of </w:t>
      </w:r>
      <w:r w:rsidR="003B4B17" w:rsidRPr="0042773F">
        <w:t>1.7</w:t>
      </w:r>
      <w:r w:rsidR="00D11348" w:rsidRPr="0042773F">
        <w:t>%</w:t>
      </w:r>
      <w:r w:rsidR="008778EA" w:rsidRPr="0042773F">
        <w:t xml:space="preserve"> </w:t>
      </w:r>
      <w:r w:rsidR="008778EA" w:rsidRPr="0042773F">
        <w:sym w:font="Symbol" w:char="F0B1"/>
      </w:r>
      <w:r w:rsidR="008778EA" w:rsidRPr="0042773F">
        <w:t xml:space="preserve"> </w:t>
      </w:r>
      <w:r w:rsidR="00DF7D15" w:rsidRPr="0042773F">
        <w:t>0.</w:t>
      </w:r>
      <w:r w:rsidR="003B4B17" w:rsidRPr="0042773F">
        <w:t>1</w:t>
      </w:r>
      <w:r w:rsidR="00D11348" w:rsidRPr="0042773F">
        <w:t>%</w:t>
      </w:r>
      <w:r w:rsidR="008778EA" w:rsidRPr="0042773F">
        <w:t xml:space="preserve"> </w:t>
      </w:r>
      <w:r w:rsidR="007E580C" w:rsidRPr="0042773F">
        <w:t xml:space="preserve">(standard error of the mean, </w:t>
      </w:r>
      <w:proofErr w:type="spellStart"/>
      <w:r w:rsidR="007E580C" w:rsidRPr="0042773F">
        <w:t>s.e.m.</w:t>
      </w:r>
      <w:proofErr w:type="spellEnd"/>
      <w:r w:rsidR="007E580C" w:rsidRPr="0042773F">
        <w:t xml:space="preserve">) </w:t>
      </w:r>
      <w:r w:rsidR="00A71067" w:rsidRPr="0042773F">
        <w:t>of detection trials</w:t>
      </w:r>
      <w:r w:rsidRPr="0042773F">
        <w:t xml:space="preserve"> and</w:t>
      </w:r>
      <w:r w:rsidR="006A31A1" w:rsidRPr="0042773F">
        <w:t xml:space="preserve"> </w:t>
      </w:r>
      <w:r w:rsidR="00751E32" w:rsidRPr="0042773F">
        <w:t>1.4</w:t>
      </w:r>
      <w:r w:rsidR="00741C35" w:rsidRPr="0042773F">
        <w:t xml:space="preserve">% </w:t>
      </w:r>
      <w:r w:rsidR="008778EA" w:rsidRPr="0042773F">
        <w:sym w:font="Symbol" w:char="F0B1"/>
      </w:r>
      <w:r w:rsidR="008778EA" w:rsidRPr="0042773F">
        <w:t xml:space="preserve"> </w:t>
      </w:r>
      <w:r w:rsidR="00751E32" w:rsidRPr="0042773F">
        <w:t>0.1</w:t>
      </w:r>
      <w:r w:rsidR="007A524E" w:rsidRPr="0042773F">
        <w:t xml:space="preserve">% </w:t>
      </w:r>
      <w:r w:rsidRPr="0042773F">
        <w:t xml:space="preserve">of </w:t>
      </w:r>
      <w:r w:rsidR="00A71067" w:rsidRPr="0042773F">
        <w:t xml:space="preserve">discrimination </w:t>
      </w:r>
      <w:r w:rsidRPr="0042773F">
        <w:t xml:space="preserve">trials </w:t>
      </w:r>
      <w:r w:rsidR="00FC62AF" w:rsidRPr="0042773F">
        <w:t>from</w:t>
      </w:r>
      <w:r w:rsidR="00DA35DE" w:rsidRPr="0042773F">
        <w:t xml:space="preserve"> each </w:t>
      </w:r>
      <w:r w:rsidR="00C0594A" w:rsidRPr="0042773F">
        <w:t>participant</w:t>
      </w:r>
      <w:r w:rsidRPr="0042773F">
        <w:t xml:space="preserve">. </w:t>
      </w:r>
      <w:r w:rsidR="00A45FCA" w:rsidRPr="0042773F">
        <w:t>We conducted repeated measure ANOVA</w:t>
      </w:r>
      <w:r w:rsidR="009378E9" w:rsidRPr="0042773F">
        <w:t>s</w:t>
      </w:r>
      <w:r w:rsidR="00A45FCA" w:rsidRPr="0042773F">
        <w:t xml:space="preserve"> and applied Bonferroni correct</w:t>
      </w:r>
      <w:r w:rsidR="008317DA" w:rsidRPr="0042773F">
        <w:t>ion</w:t>
      </w:r>
      <w:r w:rsidR="00A45FCA" w:rsidRPr="0042773F">
        <w:t xml:space="preserve"> for </w:t>
      </w:r>
      <w:r w:rsidR="005137DC" w:rsidRPr="0042773F">
        <w:t>planned</w:t>
      </w:r>
      <w:r w:rsidR="00A45FCA" w:rsidRPr="0042773F">
        <w:t xml:space="preserve"> pairwise comparisons. Effect size was estimated using </w:t>
      </w:r>
      <w:r w:rsidR="00A45FCA" w:rsidRPr="0042773F">
        <w:sym w:font="Symbol" w:char="F068"/>
      </w:r>
      <w:r w:rsidR="00A45FCA" w:rsidRPr="0042773F">
        <w:rPr>
          <w:vertAlign w:val="superscript"/>
        </w:rPr>
        <w:t>2</w:t>
      </w:r>
      <w:r w:rsidR="0025535A" w:rsidRPr="0042773F">
        <w:t xml:space="preserve"> </w:t>
      </w:r>
      <w:r w:rsidR="00A45FCA" w:rsidRPr="0042773F">
        <w:t>and Cohen’s d</w:t>
      </w:r>
      <w:r w:rsidR="00C0594A" w:rsidRPr="0042773F">
        <w:t>.</w:t>
      </w:r>
      <w:r w:rsidR="00BF1FF7" w:rsidRPr="0042773F">
        <w:t xml:space="preserve"> </w:t>
      </w:r>
      <w:r w:rsidR="00864F2D" w:rsidRPr="0042773F">
        <w:t xml:space="preserve">According to Cohen (1988), </w:t>
      </w:r>
      <w:r w:rsidR="00864F2D" w:rsidRPr="0042773F">
        <w:sym w:font="Symbol" w:char="F068"/>
      </w:r>
      <w:r w:rsidR="00864F2D" w:rsidRPr="0042773F">
        <w:rPr>
          <w:vertAlign w:val="superscript"/>
        </w:rPr>
        <w:t>2</w:t>
      </w:r>
      <w:r w:rsidR="00864F2D" w:rsidRPr="0042773F">
        <w:t xml:space="preserve"> of 0.01</w:t>
      </w:r>
      <w:r w:rsidR="005F10CC" w:rsidRPr="0042773F">
        <w:t>, 0.06</w:t>
      </w:r>
      <w:r w:rsidR="00864F2D" w:rsidRPr="0042773F">
        <w:t xml:space="preserve"> or 0.13 corresponds to a small, medium and large effect</w:t>
      </w:r>
      <w:r w:rsidR="007473F3" w:rsidRPr="0042773F">
        <w:t>.</w:t>
      </w:r>
      <w:r w:rsidR="00C47636" w:rsidRPr="0042773F">
        <w:t xml:space="preserve"> </w:t>
      </w:r>
      <w:r w:rsidR="00A45FCA" w:rsidRPr="0042773F">
        <w:t>A Cohen’s d of 0.2, 0.5</w:t>
      </w:r>
      <w:r w:rsidR="00BB1E40" w:rsidRPr="0042773F">
        <w:t>,</w:t>
      </w:r>
      <w:r w:rsidR="00A45FCA" w:rsidRPr="0042773F">
        <w:t xml:space="preserve"> 0.8 is considered a small, medium</w:t>
      </w:r>
      <w:r w:rsidR="002C2AA6" w:rsidRPr="0042773F">
        <w:t>,</w:t>
      </w:r>
      <w:r w:rsidR="00A45FCA" w:rsidRPr="0042773F">
        <w:t xml:space="preserve"> and large effect (Cohen, 1988; </w:t>
      </w:r>
      <w:proofErr w:type="spellStart"/>
      <w:r w:rsidR="00A45FCA" w:rsidRPr="0042773F">
        <w:t>Lakens</w:t>
      </w:r>
      <w:proofErr w:type="spellEnd"/>
      <w:r w:rsidR="00A45FCA" w:rsidRPr="0042773F">
        <w:t xml:space="preserve">, 2013). </w:t>
      </w:r>
    </w:p>
    <w:p w14:paraId="7960DC7F" w14:textId="77777777" w:rsidR="00DB6E3A" w:rsidRPr="0042773F" w:rsidRDefault="00DB6E3A" w:rsidP="00A67669">
      <w:pPr>
        <w:spacing w:line="480" w:lineRule="auto"/>
      </w:pPr>
    </w:p>
    <w:p w14:paraId="4CB69C37" w14:textId="250168FC" w:rsidR="00853047" w:rsidRPr="0042773F" w:rsidRDefault="00853047" w:rsidP="00A67669">
      <w:pPr>
        <w:spacing w:line="480" w:lineRule="auto"/>
        <w:outlineLvl w:val="0"/>
        <w:rPr>
          <w:b/>
        </w:rPr>
      </w:pPr>
      <w:r w:rsidRPr="0042773F">
        <w:rPr>
          <w:b/>
        </w:rPr>
        <w:t xml:space="preserve">Results </w:t>
      </w:r>
      <w:r w:rsidR="00F554F6" w:rsidRPr="0042773F">
        <w:rPr>
          <w:b/>
        </w:rPr>
        <w:t>and Discussion</w:t>
      </w:r>
    </w:p>
    <w:p w14:paraId="0CECD4FD" w14:textId="10ADF22B" w:rsidR="009D59BD" w:rsidRPr="00B27699" w:rsidRDefault="009D59BD" w:rsidP="00A67669">
      <w:pPr>
        <w:spacing w:line="480" w:lineRule="auto"/>
        <w:outlineLvl w:val="0"/>
        <w:rPr>
          <w:b/>
          <w:bCs/>
        </w:rPr>
      </w:pPr>
      <w:r w:rsidRPr="00B27699">
        <w:rPr>
          <w:b/>
          <w:bCs/>
          <w:i/>
        </w:rPr>
        <w:t>Detection task</w:t>
      </w:r>
    </w:p>
    <w:p w14:paraId="5DEBBF67" w14:textId="63387262" w:rsidR="003C2CC1" w:rsidRPr="0042773F" w:rsidRDefault="00553F9F" w:rsidP="00A67669">
      <w:pPr>
        <w:spacing w:line="480" w:lineRule="auto"/>
        <w:ind w:firstLine="720"/>
        <w:outlineLvl w:val="0"/>
      </w:pPr>
      <w:r w:rsidRPr="0042773F">
        <w:t xml:space="preserve">Overall, participant accuracy was high in all conditions: </w:t>
      </w:r>
      <w:r w:rsidR="003C5616" w:rsidRPr="0042773F">
        <w:t>target-absent</w:t>
      </w:r>
      <w:r w:rsidR="00853047" w:rsidRPr="0042773F">
        <w:t xml:space="preserve"> (96.5% </w:t>
      </w:r>
      <w:r w:rsidR="00853047" w:rsidRPr="0042773F">
        <w:sym w:font="Symbol" w:char="F0B1"/>
      </w:r>
      <w:r w:rsidR="00853047" w:rsidRPr="0042773F">
        <w:t xml:space="preserve"> 0.6%</w:t>
      </w:r>
      <w:r w:rsidR="004D3074" w:rsidRPr="0042773F">
        <w:t xml:space="preserve"> </w:t>
      </w:r>
      <w:proofErr w:type="spellStart"/>
      <w:r w:rsidR="006503FD" w:rsidRPr="0042773F">
        <w:t>s.e.m.</w:t>
      </w:r>
      <w:proofErr w:type="spellEnd"/>
      <w:r w:rsidR="00853047" w:rsidRPr="0042773F">
        <w:t>), one</w:t>
      </w:r>
      <w:r w:rsidR="007B615E" w:rsidRPr="0042773F">
        <w:t>-</w:t>
      </w:r>
      <w:r w:rsidR="00853047" w:rsidRPr="0042773F">
        <w:t xml:space="preserve">target (98.7% </w:t>
      </w:r>
      <w:r w:rsidR="00853047" w:rsidRPr="0042773F">
        <w:sym w:font="Symbol" w:char="F0B1"/>
      </w:r>
      <w:r w:rsidR="00853047" w:rsidRPr="0042773F">
        <w:t xml:space="preserve"> 0.3%), and </w:t>
      </w:r>
      <w:r w:rsidR="007E1D37" w:rsidRPr="0042773F">
        <w:t>two-</w:t>
      </w:r>
      <w:r w:rsidR="005F10CC" w:rsidRPr="0042773F">
        <w:t>target (</w:t>
      </w:r>
      <w:r w:rsidR="00853047" w:rsidRPr="0042773F">
        <w:t xml:space="preserve">99.4% </w:t>
      </w:r>
      <w:r w:rsidR="00853047" w:rsidRPr="0042773F">
        <w:sym w:font="Symbol" w:char="F0B1"/>
      </w:r>
      <w:r w:rsidR="00853047" w:rsidRPr="0042773F">
        <w:t xml:space="preserve"> 0.2%). </w:t>
      </w:r>
      <w:r w:rsidR="00603720" w:rsidRPr="0042773F">
        <w:t xml:space="preserve">Accuracy was higher when at least </w:t>
      </w:r>
      <w:r w:rsidR="007E1D37" w:rsidRPr="0042773F">
        <w:t>one</w:t>
      </w:r>
      <w:r w:rsidR="006D1666" w:rsidRPr="0042773F">
        <w:t xml:space="preserve"> </w:t>
      </w:r>
      <w:r w:rsidR="007E1D37" w:rsidRPr="0042773F">
        <w:t xml:space="preserve">target </w:t>
      </w:r>
      <w:r w:rsidR="00603720" w:rsidRPr="0042773F">
        <w:t>was present compared to when there was no target. This was confirmed with a one-way repeated-measures ANOVA that revealed a significant main effect of number of targets (</w:t>
      </w:r>
      <w:r w:rsidR="00603720" w:rsidRPr="0042773F">
        <w:rPr>
          <w:i/>
        </w:rPr>
        <w:t>F</w:t>
      </w:r>
      <w:r w:rsidR="00603720" w:rsidRPr="0042773F">
        <w:rPr>
          <w:vertAlign w:val="subscript"/>
        </w:rPr>
        <w:t>2,1</w:t>
      </w:r>
      <w:r w:rsidR="000E494F" w:rsidRPr="0042773F">
        <w:rPr>
          <w:vertAlign w:val="subscript"/>
        </w:rPr>
        <w:t>4</w:t>
      </w:r>
      <w:r w:rsidR="00603720" w:rsidRPr="0042773F">
        <w:t xml:space="preserve"> =</w:t>
      </w:r>
      <w:r w:rsidR="00832377" w:rsidRPr="0042773F">
        <w:t xml:space="preserve"> </w:t>
      </w:r>
      <w:r w:rsidR="005B0ABA" w:rsidRPr="0042773F">
        <w:t>20.16</w:t>
      </w:r>
      <w:r w:rsidR="00603720" w:rsidRPr="0042773F">
        <w:t xml:space="preserve">, </w:t>
      </w:r>
      <w:r w:rsidR="00603720" w:rsidRPr="0042773F">
        <w:rPr>
          <w:i/>
        </w:rPr>
        <w:t>p</w:t>
      </w:r>
      <w:r w:rsidR="005B0ABA" w:rsidRPr="0042773F">
        <w:t xml:space="preserve"> &lt; 0.005</w:t>
      </w:r>
      <w:r w:rsidR="00603720" w:rsidRPr="0042773F">
        <w:t xml:space="preserve">, </w:t>
      </w:r>
      <w:r w:rsidR="00603720" w:rsidRPr="0042773F">
        <w:rPr>
          <w:i/>
        </w:rPr>
        <w:sym w:font="Symbol" w:char="F068"/>
      </w:r>
      <w:r w:rsidR="00603720" w:rsidRPr="0042773F">
        <w:rPr>
          <w:i/>
          <w:vertAlign w:val="superscript"/>
        </w:rPr>
        <w:t>2</w:t>
      </w:r>
      <w:r w:rsidR="00603720" w:rsidRPr="0042773F">
        <w:t xml:space="preserve"> = 0.3</w:t>
      </w:r>
      <w:r w:rsidR="005B0ABA" w:rsidRPr="0042773F">
        <w:t>8</w:t>
      </w:r>
      <w:r w:rsidR="00603720" w:rsidRPr="0042773F">
        <w:t>)</w:t>
      </w:r>
      <w:r w:rsidR="00E27325" w:rsidRPr="0042773F">
        <w:t xml:space="preserve"> and pairwise comparisons between </w:t>
      </w:r>
      <w:r w:rsidR="003C5616" w:rsidRPr="0042773F">
        <w:t>target-absent</w:t>
      </w:r>
      <w:r w:rsidR="00E27325" w:rsidRPr="0042773F">
        <w:t xml:space="preserve"> and one</w:t>
      </w:r>
      <w:r w:rsidR="003C48D4" w:rsidRPr="0042773F">
        <w:t>-</w:t>
      </w:r>
      <w:r w:rsidR="00E27325" w:rsidRPr="0042773F">
        <w:t>target trials (</w:t>
      </w:r>
      <w:r w:rsidR="00D82EEF" w:rsidRPr="0042773F">
        <w:rPr>
          <w:i/>
        </w:rPr>
        <w:t>t</w:t>
      </w:r>
      <w:r w:rsidR="00D82EEF" w:rsidRPr="0042773F">
        <w:rPr>
          <w:vertAlign w:val="subscript"/>
        </w:rPr>
        <w:t>14</w:t>
      </w:r>
      <w:r w:rsidR="00D82EEF" w:rsidRPr="0042773F">
        <w:t xml:space="preserve"> = 5.04, </w:t>
      </w:r>
      <w:r w:rsidR="00D82EEF" w:rsidRPr="0042773F">
        <w:rPr>
          <w:i/>
        </w:rPr>
        <w:t>p</w:t>
      </w:r>
      <w:r w:rsidR="00D82EEF" w:rsidRPr="0042773F">
        <w:t xml:space="preserve"> &lt; 0.0</w:t>
      </w:r>
      <w:r w:rsidR="00B362BE" w:rsidRPr="0042773F">
        <w:t>01</w:t>
      </w:r>
      <w:r w:rsidR="00D82EEF" w:rsidRPr="0042773F">
        <w:t>,</w:t>
      </w:r>
      <w:r w:rsidR="00D82EEF" w:rsidRPr="0042773F">
        <w:rPr>
          <w:i/>
        </w:rPr>
        <w:t xml:space="preserve"> d</w:t>
      </w:r>
      <w:r w:rsidR="00D82EEF" w:rsidRPr="0042773F">
        <w:t xml:space="preserve"> = </w:t>
      </w:r>
      <w:r w:rsidR="00933028" w:rsidRPr="0042773F">
        <w:t>1.3</w:t>
      </w:r>
      <w:r w:rsidR="00E27325" w:rsidRPr="0042773F">
        <w:t xml:space="preserve">) and </w:t>
      </w:r>
      <w:r w:rsidR="003C5616" w:rsidRPr="0042773F">
        <w:t>target-absent</w:t>
      </w:r>
      <w:r w:rsidR="00E27325" w:rsidRPr="0042773F">
        <w:t xml:space="preserve"> and </w:t>
      </w:r>
      <w:r w:rsidR="007E1D37" w:rsidRPr="0042773F">
        <w:t xml:space="preserve">two-target </w:t>
      </w:r>
      <w:r w:rsidR="00E27325" w:rsidRPr="0042773F">
        <w:t>trials (</w:t>
      </w:r>
      <w:r w:rsidR="001468BA" w:rsidRPr="0042773F">
        <w:rPr>
          <w:i/>
        </w:rPr>
        <w:t>t</w:t>
      </w:r>
      <w:r w:rsidR="001468BA" w:rsidRPr="0042773F">
        <w:rPr>
          <w:vertAlign w:val="subscript"/>
        </w:rPr>
        <w:t>14</w:t>
      </w:r>
      <w:r w:rsidR="001468BA" w:rsidRPr="0042773F">
        <w:t xml:space="preserve"> = 4.55, </w:t>
      </w:r>
      <w:r w:rsidR="001468BA" w:rsidRPr="0042773F">
        <w:rPr>
          <w:i/>
        </w:rPr>
        <w:t>p</w:t>
      </w:r>
      <w:r w:rsidR="008D3EEF" w:rsidRPr="0042773F">
        <w:t xml:space="preserve"> &lt; 0.001</w:t>
      </w:r>
      <w:r w:rsidR="001468BA" w:rsidRPr="0042773F">
        <w:t>,</w:t>
      </w:r>
      <w:r w:rsidR="001468BA" w:rsidRPr="0042773F">
        <w:rPr>
          <w:i/>
        </w:rPr>
        <w:t xml:space="preserve"> d</w:t>
      </w:r>
      <w:r w:rsidR="00B908F3" w:rsidRPr="0042773F">
        <w:t xml:space="preserve"> = 1.17</w:t>
      </w:r>
      <w:r w:rsidR="00E27325" w:rsidRPr="0042773F">
        <w:t>)</w:t>
      </w:r>
      <w:r w:rsidR="00603720" w:rsidRPr="0042773F">
        <w:t>.</w:t>
      </w:r>
      <w:r w:rsidR="00862BB7" w:rsidRPr="0042773F">
        <w:t xml:space="preserve"> However, one</w:t>
      </w:r>
      <w:r w:rsidR="00C66009" w:rsidRPr="0042773F">
        <w:t>-target</w:t>
      </w:r>
      <w:r w:rsidR="00862BB7" w:rsidRPr="0042773F">
        <w:t xml:space="preserve"> and </w:t>
      </w:r>
      <w:r w:rsidR="007E1D37" w:rsidRPr="0042773F">
        <w:t xml:space="preserve">two-target </w:t>
      </w:r>
      <w:r w:rsidR="00862BB7" w:rsidRPr="0042773F">
        <w:t xml:space="preserve">conditions did not </w:t>
      </w:r>
      <w:r w:rsidR="00EE372A" w:rsidRPr="0042773F">
        <w:t xml:space="preserve">significantly </w:t>
      </w:r>
      <w:r w:rsidR="00862BB7" w:rsidRPr="0042773F">
        <w:t>differ from each other</w:t>
      </w:r>
      <w:r w:rsidR="00853047" w:rsidRPr="0042773F">
        <w:t xml:space="preserve"> </w:t>
      </w:r>
      <w:r w:rsidR="00EE372A" w:rsidRPr="0042773F">
        <w:t xml:space="preserve">after correction for multiple comparisons </w:t>
      </w:r>
      <w:r w:rsidR="00853047" w:rsidRPr="0042773F">
        <w:t>(</w:t>
      </w:r>
      <w:r w:rsidR="00853047" w:rsidRPr="0042773F">
        <w:rPr>
          <w:i/>
        </w:rPr>
        <w:t>t</w:t>
      </w:r>
      <w:r w:rsidR="00853047" w:rsidRPr="0042773F">
        <w:rPr>
          <w:vertAlign w:val="subscript"/>
        </w:rPr>
        <w:t>14</w:t>
      </w:r>
      <w:r w:rsidR="00853047" w:rsidRPr="0042773F">
        <w:t xml:space="preserve"> = 2.31, </w:t>
      </w:r>
      <w:r w:rsidR="00853047" w:rsidRPr="0042773F">
        <w:rPr>
          <w:i/>
        </w:rPr>
        <w:t>p</w:t>
      </w:r>
      <w:r w:rsidR="00853047" w:rsidRPr="0042773F">
        <w:t xml:space="preserve"> </w:t>
      </w:r>
      <w:r w:rsidR="002F6964" w:rsidRPr="0042773F">
        <w:t>&gt; 0.1</w:t>
      </w:r>
      <w:r w:rsidR="00853047" w:rsidRPr="0042773F">
        <w:t>,</w:t>
      </w:r>
      <w:r w:rsidR="00853047" w:rsidRPr="0042773F">
        <w:rPr>
          <w:i/>
        </w:rPr>
        <w:t xml:space="preserve"> d</w:t>
      </w:r>
      <w:r w:rsidR="00853047" w:rsidRPr="0042773F">
        <w:t xml:space="preserve"> = 0.</w:t>
      </w:r>
      <w:r w:rsidR="00CA032C" w:rsidRPr="0042773F">
        <w:t>6</w:t>
      </w:r>
      <w:r w:rsidR="00853047" w:rsidRPr="0042773F">
        <w:t>).</w:t>
      </w:r>
      <w:r w:rsidR="008700D8" w:rsidRPr="0042773F">
        <w:t xml:space="preserve"> </w:t>
      </w:r>
    </w:p>
    <w:p w14:paraId="4F2EA6A9" w14:textId="25639A15" w:rsidR="00603720" w:rsidRPr="0042773F" w:rsidRDefault="00962883" w:rsidP="00A67669">
      <w:pPr>
        <w:spacing w:line="480" w:lineRule="auto"/>
        <w:ind w:firstLine="720"/>
        <w:outlineLvl w:val="0"/>
      </w:pPr>
      <w:r w:rsidRPr="0042773F">
        <w:t xml:space="preserve">When comparing reaction times, we excluded trials where the response was incorrect. </w:t>
      </w:r>
      <w:r w:rsidR="003C2CC1" w:rsidRPr="0042773F">
        <w:t xml:space="preserve">Figure </w:t>
      </w:r>
      <w:r w:rsidR="006E5A3B" w:rsidRPr="0042773F">
        <w:t>1B</w:t>
      </w:r>
      <w:r w:rsidR="003C2CC1" w:rsidRPr="0042773F">
        <w:t xml:space="preserve"> (left) demonstrates that </w:t>
      </w:r>
      <w:r w:rsidR="007A603A" w:rsidRPr="0042773F">
        <w:t>reaction time</w:t>
      </w:r>
      <w:r w:rsidR="003C2CC1" w:rsidRPr="0042773F">
        <w:t>s differed depending on the number of targets presented (absent, one, or two), which was confirmed by a one-way repeated-measures ANOVA</w:t>
      </w:r>
      <w:r w:rsidR="00446252" w:rsidRPr="0042773F">
        <w:t xml:space="preserve"> </w:t>
      </w:r>
      <w:r w:rsidR="00446252" w:rsidRPr="0042773F">
        <w:lastRenderedPageBreak/>
        <w:t>(</w:t>
      </w:r>
      <w:r w:rsidR="00446252" w:rsidRPr="0042773F">
        <w:rPr>
          <w:i/>
        </w:rPr>
        <w:t>F</w:t>
      </w:r>
      <w:r w:rsidR="00446252" w:rsidRPr="0042773F">
        <w:rPr>
          <w:vertAlign w:val="subscript"/>
        </w:rPr>
        <w:t>2,1</w:t>
      </w:r>
      <w:r w:rsidR="00242512" w:rsidRPr="0042773F">
        <w:rPr>
          <w:vertAlign w:val="subscript"/>
        </w:rPr>
        <w:t>4</w:t>
      </w:r>
      <w:r w:rsidR="00446252" w:rsidRPr="0042773F">
        <w:t xml:space="preserve"> = </w:t>
      </w:r>
      <w:r w:rsidR="009B48BB" w:rsidRPr="0042773F">
        <w:t>45.24</w:t>
      </w:r>
      <w:r w:rsidR="00446252" w:rsidRPr="0042773F">
        <w:t xml:space="preserve">, </w:t>
      </w:r>
      <w:r w:rsidR="00446252" w:rsidRPr="0042773F">
        <w:rPr>
          <w:i/>
        </w:rPr>
        <w:t>p</w:t>
      </w:r>
      <w:r w:rsidR="00446252" w:rsidRPr="0042773F">
        <w:t xml:space="preserve"> &lt; 0.001, </w:t>
      </w:r>
      <w:r w:rsidR="00446252" w:rsidRPr="0042773F">
        <w:rPr>
          <w:i/>
        </w:rPr>
        <w:sym w:font="Symbol" w:char="F068"/>
      </w:r>
      <w:r w:rsidR="00446252" w:rsidRPr="0042773F">
        <w:rPr>
          <w:i/>
          <w:vertAlign w:val="superscript"/>
        </w:rPr>
        <w:t>2</w:t>
      </w:r>
      <w:r w:rsidR="005E618C" w:rsidRPr="0042773F">
        <w:t xml:space="preserve"> = 0.17</w:t>
      </w:r>
      <w:r w:rsidR="00446252" w:rsidRPr="0042773F">
        <w:t xml:space="preserve">). </w:t>
      </w:r>
      <w:r w:rsidR="007C503C" w:rsidRPr="0042773F">
        <w:t xml:space="preserve">Further </w:t>
      </w:r>
      <w:r w:rsidR="00EC00E1" w:rsidRPr="0042773F">
        <w:t>planned</w:t>
      </w:r>
      <w:r w:rsidR="007C503C" w:rsidRPr="0042773F">
        <w:t xml:space="preserve"> analysis indicated that </w:t>
      </w:r>
      <w:r w:rsidR="007A603A" w:rsidRPr="0042773F">
        <w:t>reaction time</w:t>
      </w:r>
      <w:r w:rsidR="007C503C" w:rsidRPr="0042773F">
        <w:t xml:space="preserve"> on </w:t>
      </w:r>
      <w:r w:rsidR="003C5616" w:rsidRPr="0042773F">
        <w:t>target-absent</w:t>
      </w:r>
      <w:r w:rsidR="007C503C" w:rsidRPr="0042773F">
        <w:t xml:space="preserve"> trials (gray) was slower than on one</w:t>
      </w:r>
      <w:r w:rsidR="003C48D4" w:rsidRPr="0042773F">
        <w:t>-</w:t>
      </w:r>
      <w:r w:rsidR="007C503C" w:rsidRPr="0042773F">
        <w:t xml:space="preserve">target present trials (blue; </w:t>
      </w:r>
      <w:r w:rsidR="007C503C" w:rsidRPr="0042773F">
        <w:rPr>
          <w:i/>
        </w:rPr>
        <w:t>t</w:t>
      </w:r>
      <w:r w:rsidR="007C503C" w:rsidRPr="0042773F">
        <w:rPr>
          <w:vertAlign w:val="subscript"/>
        </w:rPr>
        <w:t>1</w:t>
      </w:r>
      <w:r w:rsidR="00A03C9D" w:rsidRPr="0042773F">
        <w:rPr>
          <w:vertAlign w:val="subscript"/>
        </w:rPr>
        <w:t>4</w:t>
      </w:r>
      <w:r w:rsidR="007C503C" w:rsidRPr="0042773F">
        <w:t xml:space="preserve"> = 5.</w:t>
      </w:r>
      <w:r w:rsidR="00A03C9D" w:rsidRPr="0042773F">
        <w:t>44</w:t>
      </w:r>
      <w:r w:rsidR="007C503C" w:rsidRPr="0042773F">
        <w:t xml:space="preserve">, </w:t>
      </w:r>
      <w:r w:rsidR="007C503C" w:rsidRPr="0042773F">
        <w:rPr>
          <w:i/>
        </w:rPr>
        <w:t>p</w:t>
      </w:r>
      <w:r w:rsidR="007C503C" w:rsidRPr="0042773F">
        <w:t xml:space="preserve"> &lt; 0.001,</w:t>
      </w:r>
      <w:r w:rsidR="007C503C" w:rsidRPr="0042773F">
        <w:rPr>
          <w:i/>
        </w:rPr>
        <w:t xml:space="preserve"> d</w:t>
      </w:r>
      <w:r w:rsidR="007C503C" w:rsidRPr="0042773F">
        <w:t xml:space="preserve"> = </w:t>
      </w:r>
      <w:r w:rsidR="00A03C9D" w:rsidRPr="0042773F">
        <w:t>1.4</w:t>
      </w:r>
      <w:r w:rsidR="007C503C" w:rsidRPr="0042773F">
        <w:t xml:space="preserve">) consistent with previous visual search studies (e.g., </w:t>
      </w:r>
      <w:proofErr w:type="spellStart"/>
      <w:r w:rsidR="007C503C" w:rsidRPr="0042773F">
        <w:t>Treisman</w:t>
      </w:r>
      <w:proofErr w:type="spellEnd"/>
      <w:r w:rsidR="007C503C" w:rsidRPr="0042773F">
        <w:t xml:space="preserve"> &amp; </w:t>
      </w:r>
      <w:proofErr w:type="spellStart"/>
      <w:r w:rsidR="007C503C" w:rsidRPr="0042773F">
        <w:t>Gelade</w:t>
      </w:r>
      <w:proofErr w:type="spellEnd"/>
      <w:r w:rsidR="007C503C" w:rsidRPr="0042773F">
        <w:t>, 1980; Bravo &amp; Nakayama, 1992).</w:t>
      </w:r>
      <w:r w:rsidR="00446252" w:rsidRPr="0042773F">
        <w:t xml:space="preserve"> </w:t>
      </w:r>
      <w:r w:rsidR="003508DC" w:rsidRPr="0042773F">
        <w:t xml:space="preserve">Of interest was whether two targets </w:t>
      </w:r>
      <w:r w:rsidR="00D972BC" w:rsidRPr="0042773F">
        <w:t>(</w:t>
      </w:r>
      <w:r w:rsidR="009B6312" w:rsidRPr="0042773F">
        <w:t>purple</w:t>
      </w:r>
      <w:r w:rsidR="00D972BC" w:rsidRPr="0042773F">
        <w:t xml:space="preserve">) </w:t>
      </w:r>
      <w:r w:rsidR="003508DC" w:rsidRPr="0042773F">
        <w:t>facilitate</w:t>
      </w:r>
      <w:r w:rsidR="00CD22A6">
        <w:t>s</w:t>
      </w:r>
      <w:r w:rsidR="003508DC" w:rsidRPr="0042773F">
        <w:t xml:space="preserve"> or deteriorate</w:t>
      </w:r>
      <w:r w:rsidR="00CD22A6">
        <w:t>s</w:t>
      </w:r>
      <w:r w:rsidR="003508DC" w:rsidRPr="0042773F">
        <w:t xml:space="preserve"> visual search. We observed faster </w:t>
      </w:r>
      <w:r w:rsidR="007A603A" w:rsidRPr="0042773F">
        <w:t>reaction time</w:t>
      </w:r>
      <w:r w:rsidR="003508DC" w:rsidRPr="0042773F">
        <w:t xml:space="preserve"> in the </w:t>
      </w:r>
      <w:r w:rsidR="007E1D37" w:rsidRPr="0042773F">
        <w:t>two-target</w:t>
      </w:r>
      <w:r w:rsidR="003508DC" w:rsidRPr="0042773F">
        <w:t xml:space="preserve"> trials compared to one</w:t>
      </w:r>
      <w:r w:rsidR="004A5A59" w:rsidRPr="0042773F">
        <w:t>-</w:t>
      </w:r>
      <w:r w:rsidR="003508DC" w:rsidRPr="0042773F">
        <w:t xml:space="preserve">target trials (blue; </w:t>
      </w:r>
      <w:r w:rsidR="003508DC" w:rsidRPr="0042773F">
        <w:rPr>
          <w:i/>
        </w:rPr>
        <w:t>t</w:t>
      </w:r>
      <w:r w:rsidR="003508DC" w:rsidRPr="0042773F">
        <w:rPr>
          <w:vertAlign w:val="subscript"/>
        </w:rPr>
        <w:t>14</w:t>
      </w:r>
      <w:r w:rsidR="003508DC" w:rsidRPr="0042773F">
        <w:t xml:space="preserve"> = </w:t>
      </w:r>
      <w:r w:rsidR="00AF3C78" w:rsidRPr="0042773F">
        <w:t>4.65</w:t>
      </w:r>
      <w:r w:rsidR="003508DC" w:rsidRPr="0042773F">
        <w:t xml:space="preserve">, </w:t>
      </w:r>
      <w:r w:rsidR="00AF3C78" w:rsidRPr="0042773F">
        <w:rPr>
          <w:i/>
        </w:rPr>
        <w:t>p</w:t>
      </w:r>
      <w:r w:rsidR="00AF3C78" w:rsidRPr="0042773F">
        <w:t xml:space="preserve"> &lt; 0.001,</w:t>
      </w:r>
      <w:r w:rsidR="00AF3C78" w:rsidRPr="0042773F">
        <w:rPr>
          <w:i/>
        </w:rPr>
        <w:t xml:space="preserve"> d</w:t>
      </w:r>
      <w:r w:rsidR="00AF3C78" w:rsidRPr="0042773F">
        <w:t xml:space="preserve"> = </w:t>
      </w:r>
      <w:r w:rsidR="00AF3C78" w:rsidRPr="00C62370">
        <w:rPr>
          <w:color w:val="FF0000"/>
        </w:rPr>
        <w:t>1.</w:t>
      </w:r>
      <w:r w:rsidR="00C62370" w:rsidRPr="00C62370">
        <w:rPr>
          <w:color w:val="FF0000"/>
        </w:rPr>
        <w:t>2</w:t>
      </w:r>
      <w:r w:rsidR="00AF3C78" w:rsidRPr="00C62370">
        <w:rPr>
          <w:color w:val="FF0000"/>
        </w:rPr>
        <w:t>0</w:t>
      </w:r>
      <w:r w:rsidR="003508DC" w:rsidRPr="0042773F">
        <w:t xml:space="preserve">). This result </w:t>
      </w:r>
      <w:r w:rsidR="00CD22A6">
        <w:t>is</w:t>
      </w:r>
      <w:r w:rsidR="00CD22A6" w:rsidRPr="0042773F">
        <w:t xml:space="preserve"> </w:t>
      </w:r>
      <w:r w:rsidR="003508DC" w:rsidRPr="0042773F">
        <w:t xml:space="preserve">consistent with prior studies using a similar </w:t>
      </w:r>
      <w:r w:rsidR="001D7CF5" w:rsidRPr="0042773F">
        <w:t xml:space="preserve">singleton </w:t>
      </w:r>
      <w:r w:rsidR="003508DC" w:rsidRPr="0042773F">
        <w:t xml:space="preserve">pop-out detection task (e.g., </w:t>
      </w:r>
      <w:proofErr w:type="spellStart"/>
      <w:r w:rsidR="003508DC" w:rsidRPr="0042773F">
        <w:t>Krummenacher</w:t>
      </w:r>
      <w:proofErr w:type="spellEnd"/>
      <w:r w:rsidR="003508DC" w:rsidRPr="0042773F">
        <w:t>, et al.</w:t>
      </w:r>
      <w:r w:rsidR="00820249" w:rsidRPr="0042773F">
        <w:t>,</w:t>
      </w:r>
      <w:r w:rsidR="003508DC" w:rsidRPr="0042773F">
        <w:t xml:space="preserve"> 2001</w:t>
      </w:r>
      <w:r w:rsidR="00820249" w:rsidRPr="0042773F">
        <w:t xml:space="preserve">, 2002, 2014; </w:t>
      </w:r>
      <w:proofErr w:type="spellStart"/>
      <w:r w:rsidR="00820249" w:rsidRPr="0042773F">
        <w:t>Töllner</w:t>
      </w:r>
      <w:proofErr w:type="spellEnd"/>
      <w:r w:rsidR="00820249" w:rsidRPr="0042773F">
        <w:t xml:space="preserve">, et al., 2011; </w:t>
      </w:r>
      <w:proofErr w:type="spellStart"/>
      <w:r w:rsidR="00820249" w:rsidRPr="0042773F">
        <w:t>Zehetleitner</w:t>
      </w:r>
      <w:proofErr w:type="spellEnd"/>
      <w:r w:rsidR="00820249" w:rsidRPr="0042773F">
        <w:t>, et al., 2009</w:t>
      </w:r>
      <w:r w:rsidR="003508DC" w:rsidRPr="0042773F">
        <w:t xml:space="preserve">). </w:t>
      </w:r>
      <w:r w:rsidR="007E1D37" w:rsidRPr="0042773F">
        <w:t xml:space="preserve">Two-target </w:t>
      </w:r>
      <w:r w:rsidR="006E64F5" w:rsidRPr="0042773F">
        <w:t>trials</w:t>
      </w:r>
      <w:r w:rsidR="00943C76" w:rsidRPr="0042773F">
        <w:t xml:space="preserve"> (purple)</w:t>
      </w:r>
      <w:r w:rsidR="006E64F5" w:rsidRPr="0042773F">
        <w:t xml:space="preserve"> were also fa</w:t>
      </w:r>
      <w:r w:rsidR="006B0319" w:rsidRPr="0042773F">
        <w:t>s</w:t>
      </w:r>
      <w:r w:rsidR="006E64F5" w:rsidRPr="0042773F">
        <w:t>t</w:t>
      </w:r>
      <w:r w:rsidR="006B0319" w:rsidRPr="0042773F">
        <w:t xml:space="preserve">er than </w:t>
      </w:r>
      <w:r w:rsidR="003C5616" w:rsidRPr="0042773F">
        <w:t>target-absent</w:t>
      </w:r>
      <w:r w:rsidR="006B0319" w:rsidRPr="0042773F">
        <w:t xml:space="preserve"> </w:t>
      </w:r>
      <w:r w:rsidR="00D972BC" w:rsidRPr="0042773F">
        <w:t>trials (</w:t>
      </w:r>
      <w:r w:rsidR="00AF1CEA" w:rsidRPr="0042773F">
        <w:t>gray</w:t>
      </w:r>
      <w:r w:rsidR="00C21B16" w:rsidRPr="0042773F">
        <w:t xml:space="preserve">; </w:t>
      </w:r>
      <w:r w:rsidR="006B0319" w:rsidRPr="0042773F">
        <w:rPr>
          <w:i/>
        </w:rPr>
        <w:t>t</w:t>
      </w:r>
      <w:r w:rsidR="006B0319" w:rsidRPr="0042773F">
        <w:rPr>
          <w:vertAlign w:val="subscript"/>
        </w:rPr>
        <w:t>14</w:t>
      </w:r>
      <w:r w:rsidR="006B0319" w:rsidRPr="0042773F">
        <w:t xml:space="preserve"> = </w:t>
      </w:r>
      <w:r w:rsidR="00217DDB" w:rsidRPr="0042773F">
        <w:t>8.46</w:t>
      </w:r>
      <w:r w:rsidR="006B0319" w:rsidRPr="0042773F">
        <w:t xml:space="preserve">, </w:t>
      </w:r>
      <w:r w:rsidR="006B0319" w:rsidRPr="0042773F">
        <w:rPr>
          <w:i/>
        </w:rPr>
        <w:t>p</w:t>
      </w:r>
      <w:r w:rsidR="006B0319" w:rsidRPr="0042773F">
        <w:t xml:space="preserve"> &lt; 0.001,</w:t>
      </w:r>
      <w:r w:rsidR="006B0319" w:rsidRPr="0042773F">
        <w:rPr>
          <w:i/>
        </w:rPr>
        <w:t xml:space="preserve"> d</w:t>
      </w:r>
      <w:r w:rsidR="006B0319" w:rsidRPr="0042773F">
        <w:t xml:space="preserve"> = </w:t>
      </w:r>
      <w:r w:rsidR="00217DDB" w:rsidRPr="0042773F">
        <w:t>2.18</w:t>
      </w:r>
      <w:r w:rsidR="006B0319" w:rsidRPr="0042773F">
        <w:t>).</w:t>
      </w:r>
    </w:p>
    <w:p w14:paraId="261629AC" w14:textId="77777777" w:rsidR="00F714CC" w:rsidRPr="0042773F" w:rsidRDefault="00F714CC" w:rsidP="00A67669">
      <w:pPr>
        <w:spacing w:line="480" w:lineRule="auto"/>
      </w:pPr>
      <w:r w:rsidRPr="0042773F">
        <w:rPr>
          <w:noProof/>
        </w:rPr>
        <w:lastRenderedPageBreak/>
        <w:drawing>
          <wp:inline distT="0" distB="0" distL="0" distR="0" wp14:anchorId="1493544A" wp14:editId="73155360">
            <wp:extent cx="5080691" cy="52022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st_displa1B-01.pn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5081251" cy="5202806"/>
                    </a:xfrm>
                    <a:prstGeom prst="rect">
                      <a:avLst/>
                    </a:prstGeom>
                    <a:ln>
                      <a:noFill/>
                    </a:ln>
                    <a:extLst>
                      <a:ext uri="{53640926-AAD7-44D8-BBD7-CCE9431645EC}">
                        <a14:shadowObscured xmlns:a14="http://schemas.microsoft.com/office/drawing/2010/main"/>
                      </a:ext>
                    </a:extLst>
                  </pic:spPr>
                </pic:pic>
              </a:graphicData>
            </a:graphic>
          </wp:inline>
        </w:drawing>
      </w:r>
    </w:p>
    <w:p w14:paraId="0DFFB92A" w14:textId="77777777" w:rsidR="00F714CC" w:rsidRPr="0042773F" w:rsidRDefault="00F714CC" w:rsidP="00CD5F21">
      <w:r w:rsidRPr="0042773F">
        <w:rPr>
          <w:b/>
        </w:rPr>
        <w:t>Figure 1.</w:t>
      </w:r>
      <w:r w:rsidRPr="0042773F">
        <w:t xml:space="preserve"> </w:t>
      </w:r>
      <w:r w:rsidRPr="0042773F">
        <w:rPr>
          <w:b/>
        </w:rPr>
        <w:t>Tasks and results of Experiment 1. A. Representative displays.</w:t>
      </w:r>
      <w:r w:rsidRPr="0042773F">
        <w:t xml:space="preserve"> In both detection (left column) and discrimination (right column), one (top row) or two (bottom row) odd-colored targets were randomly presented among homogenously colored distractors. During detection, participants reported whether at least one odd-colored target was present or absent. Target-absent trials were also included, where all six stimuli were presented in the same color. During discrimination, participants reported whether the top or bottom corner was cut-off from one odd-colored target. On two-target trials, each target shape was randomly selected, resulting in trials where targets were identical (same top or bottom cut-off corner) or opposite (one top and one bottom cut-off corner). Target color was randomly switched between red and green on each trial, with distractors presented in the other color. Stimuli positions were also randomized on each trial. </w:t>
      </w:r>
      <w:r w:rsidRPr="0042773F">
        <w:rPr>
          <w:b/>
        </w:rPr>
        <w:t>B. Mean reaction time as a function of the number of targets.</w:t>
      </w:r>
      <w:r w:rsidRPr="0042773F">
        <w:t xml:space="preserve"> Results from the detection task are plotted on the left side and results from the discrimination task are plotted on the right side. Performance in target-absent trials (only in detection) are presented in gray, one-target trials are presented in blue, and two-target trials are presented in purple. While reaction time decreased for two-target trials during detection, it increased for two-target trials during discrimination. Error bars represent the between-participants standard error of the mean (</w:t>
      </w:r>
      <w:proofErr w:type="spellStart"/>
      <w:r w:rsidRPr="0042773F">
        <w:t>s.e.m.</w:t>
      </w:r>
      <w:proofErr w:type="spellEnd"/>
      <w:r w:rsidRPr="0042773F">
        <w:t>).</w:t>
      </w:r>
    </w:p>
    <w:p w14:paraId="670D9A4D" w14:textId="25E0AADA" w:rsidR="00F565ED" w:rsidRPr="00F3452B" w:rsidRDefault="009D59BD" w:rsidP="00A67669">
      <w:pPr>
        <w:spacing w:line="480" w:lineRule="auto"/>
        <w:outlineLvl w:val="0"/>
        <w:rPr>
          <w:b/>
          <w:bCs/>
        </w:rPr>
      </w:pPr>
      <w:r w:rsidRPr="00F3452B">
        <w:rPr>
          <w:b/>
          <w:bCs/>
          <w:i/>
        </w:rPr>
        <w:lastRenderedPageBreak/>
        <w:t>Discrimination task</w:t>
      </w:r>
    </w:p>
    <w:p w14:paraId="5881E25B" w14:textId="0ED55D8E" w:rsidR="00A42B85" w:rsidRPr="0042773F" w:rsidRDefault="00A42B85" w:rsidP="00A67669">
      <w:pPr>
        <w:spacing w:line="480" w:lineRule="auto"/>
        <w:ind w:firstLine="720"/>
      </w:pPr>
      <w:r w:rsidRPr="0042773F">
        <w:t>We compared accuracy of the one-target trials with the two-target trials in which both targets share the same cut-off side (</w:t>
      </w:r>
      <w:proofErr w:type="spellStart"/>
      <w:r w:rsidR="00A00C6B" w:rsidRPr="0042773F">
        <w:t>T</w:t>
      </w:r>
      <w:r w:rsidR="00A00C6B" w:rsidRPr="00147390">
        <w:rPr>
          <w:vertAlign w:val="subscript"/>
        </w:rPr>
        <w:t>same</w:t>
      </w:r>
      <w:proofErr w:type="spellEnd"/>
      <w:r w:rsidRPr="0042773F">
        <w:t xml:space="preserve">). </w:t>
      </w:r>
      <w:r w:rsidR="00CD22A6">
        <w:t>We limited our analysis to these trials</w:t>
      </w:r>
      <w:r w:rsidRPr="0042773F">
        <w:t xml:space="preserve"> because when each target had a different cut-off side (</w:t>
      </w:r>
      <w:proofErr w:type="spellStart"/>
      <w:r w:rsidR="00A00C6B" w:rsidRPr="0042773F">
        <w:t>T</w:t>
      </w:r>
      <w:r w:rsidR="00A00C6B" w:rsidRPr="006E1618">
        <w:rPr>
          <w:vertAlign w:val="subscript"/>
        </w:rPr>
        <w:t>different</w:t>
      </w:r>
      <w:proofErr w:type="spellEnd"/>
      <w:r w:rsidRPr="0042773F">
        <w:t xml:space="preserve">), any of the two responses (‘top’ or ‘bottom’) would be correct, resulting in an inflated accuracy estimate. We observed significantly higher accuracy for one-target (94.2% </w:t>
      </w:r>
      <w:r w:rsidRPr="0042773F">
        <w:sym w:font="Symbol" w:char="F0B1"/>
      </w:r>
      <w:r w:rsidRPr="0042773F">
        <w:t xml:space="preserve"> 1.7%) compared to </w:t>
      </w:r>
      <w:proofErr w:type="spellStart"/>
      <w:r w:rsidR="00A00C6B" w:rsidRPr="0042773F">
        <w:t>T</w:t>
      </w:r>
      <w:r w:rsidR="00A00C6B" w:rsidRPr="00147390">
        <w:rPr>
          <w:vertAlign w:val="subscript"/>
        </w:rPr>
        <w:t>same</w:t>
      </w:r>
      <w:proofErr w:type="spellEnd"/>
      <w:r w:rsidR="00A00C6B" w:rsidRPr="0042773F">
        <w:t xml:space="preserve"> </w:t>
      </w:r>
      <w:r w:rsidRPr="0042773F">
        <w:t xml:space="preserve">trials (91.1% </w:t>
      </w:r>
      <w:r w:rsidRPr="0042773F">
        <w:sym w:font="Symbol" w:char="F0B1"/>
      </w:r>
      <w:r w:rsidRPr="0042773F">
        <w:t xml:space="preserve"> 1.9%; </w:t>
      </w:r>
      <w:r w:rsidRPr="0042773F">
        <w:rPr>
          <w:i/>
        </w:rPr>
        <w:t>t</w:t>
      </w:r>
      <w:r w:rsidRPr="0042773F">
        <w:rPr>
          <w:vertAlign w:val="subscript"/>
        </w:rPr>
        <w:t>14</w:t>
      </w:r>
      <w:r w:rsidRPr="0042773F">
        <w:t xml:space="preserve"> = 3.22, p &lt; 0.01,</w:t>
      </w:r>
      <w:r w:rsidRPr="0042773F">
        <w:rPr>
          <w:i/>
        </w:rPr>
        <w:t xml:space="preserve"> d</w:t>
      </w:r>
      <w:r w:rsidRPr="0042773F">
        <w:t xml:space="preserve"> = 1.17).</w:t>
      </w:r>
    </w:p>
    <w:p w14:paraId="78E8D8FE" w14:textId="5D6F5FA6" w:rsidR="00132E36" w:rsidRPr="0042773F" w:rsidRDefault="00185473" w:rsidP="00A67669">
      <w:pPr>
        <w:spacing w:line="480" w:lineRule="auto"/>
        <w:ind w:firstLine="720"/>
        <w:rPr>
          <w:strike/>
        </w:rPr>
      </w:pPr>
      <w:r w:rsidRPr="0042773F">
        <w:t xml:space="preserve">Figure </w:t>
      </w:r>
      <w:r w:rsidR="00F308F4" w:rsidRPr="0042773F">
        <w:t>1B</w:t>
      </w:r>
      <w:r w:rsidRPr="0042773F">
        <w:t xml:space="preserve"> (right) shows the average </w:t>
      </w:r>
      <w:r w:rsidR="007A603A" w:rsidRPr="0042773F">
        <w:t>reaction time</w:t>
      </w:r>
      <w:r w:rsidRPr="0042773F">
        <w:t xml:space="preserve"> for the </w:t>
      </w:r>
      <w:r w:rsidR="007E1D37" w:rsidRPr="0042773F">
        <w:t xml:space="preserve">one-target </w:t>
      </w:r>
      <w:r w:rsidRPr="0042773F">
        <w:t xml:space="preserve">and </w:t>
      </w:r>
      <w:r w:rsidR="007E1D37" w:rsidRPr="0042773F">
        <w:t xml:space="preserve">two-target </w:t>
      </w:r>
      <w:r w:rsidRPr="0042773F">
        <w:t xml:space="preserve">conditions in the discrimination task. </w:t>
      </w:r>
      <w:r w:rsidR="007A603A" w:rsidRPr="0042773F">
        <w:t>Reaction time</w:t>
      </w:r>
      <w:r w:rsidRPr="0042773F">
        <w:t xml:space="preserve"> was slower in the </w:t>
      </w:r>
      <w:r w:rsidR="007E1D37" w:rsidRPr="0042773F">
        <w:t xml:space="preserve">two-target </w:t>
      </w:r>
      <w:r w:rsidR="00D972BC" w:rsidRPr="0042773F">
        <w:t>(</w:t>
      </w:r>
      <w:r w:rsidR="00732821" w:rsidRPr="0042773F">
        <w:t>purple</w:t>
      </w:r>
      <w:r w:rsidR="00D972BC" w:rsidRPr="0042773F">
        <w:t xml:space="preserve">) </w:t>
      </w:r>
      <w:r w:rsidRPr="0042773F">
        <w:t>than one-target condition (</w:t>
      </w:r>
      <w:r w:rsidR="00646008" w:rsidRPr="0042773F">
        <w:t xml:space="preserve">blue; </w:t>
      </w:r>
      <w:r w:rsidR="00F23221" w:rsidRPr="0042773F">
        <w:rPr>
          <w:i/>
        </w:rPr>
        <w:t>t</w:t>
      </w:r>
      <w:r w:rsidR="00F23221" w:rsidRPr="0042773F">
        <w:rPr>
          <w:vertAlign w:val="subscript"/>
        </w:rPr>
        <w:t>14</w:t>
      </w:r>
      <w:r w:rsidR="00F23221" w:rsidRPr="0042773F">
        <w:t xml:space="preserve"> = 4.89, </w:t>
      </w:r>
      <w:r w:rsidR="00F23221" w:rsidRPr="0042773F">
        <w:rPr>
          <w:i/>
        </w:rPr>
        <w:t>p</w:t>
      </w:r>
      <w:r w:rsidR="00F23221" w:rsidRPr="0042773F">
        <w:t xml:space="preserve"> &lt; 0.001,</w:t>
      </w:r>
      <w:r w:rsidR="00F23221" w:rsidRPr="0042773F">
        <w:rPr>
          <w:i/>
        </w:rPr>
        <w:t xml:space="preserve"> d</w:t>
      </w:r>
      <w:r w:rsidR="00F23221" w:rsidRPr="0042773F">
        <w:t xml:space="preserve"> = </w:t>
      </w:r>
      <w:r w:rsidR="00F23221" w:rsidRPr="00704E62">
        <w:rPr>
          <w:color w:val="FF0000"/>
        </w:rPr>
        <w:t>1.</w:t>
      </w:r>
      <w:r w:rsidR="00704E62" w:rsidRPr="00704E62">
        <w:rPr>
          <w:color w:val="FF0000"/>
        </w:rPr>
        <w:t>26</w:t>
      </w:r>
      <w:r w:rsidRPr="0042773F">
        <w:t>), which was the opposite of what we observed in the detection task</w:t>
      </w:r>
      <w:r w:rsidR="006B5E22" w:rsidRPr="0042773F">
        <w:t xml:space="preserve">. </w:t>
      </w:r>
      <w:r w:rsidR="0097441F" w:rsidRPr="0042773F">
        <w:t>W</w:t>
      </w:r>
      <w:r w:rsidR="00D972BC" w:rsidRPr="0042773F">
        <w:t xml:space="preserve">e further observed that both </w:t>
      </w:r>
      <w:proofErr w:type="spellStart"/>
      <w:r w:rsidR="00A00C6B" w:rsidRPr="0042773F">
        <w:t>T</w:t>
      </w:r>
      <w:r w:rsidR="00A00C6B" w:rsidRPr="00147390">
        <w:rPr>
          <w:vertAlign w:val="subscript"/>
        </w:rPr>
        <w:t>same</w:t>
      </w:r>
      <w:proofErr w:type="spellEnd"/>
      <w:r w:rsidR="00A00C6B" w:rsidRPr="0042773F">
        <w:t xml:space="preserve"> </w:t>
      </w:r>
      <w:r w:rsidR="005532C5" w:rsidRPr="0042773F">
        <w:t>in which both oddity targets share the same cut-off side</w:t>
      </w:r>
      <w:r w:rsidR="00480075" w:rsidRPr="0042773F">
        <w:t xml:space="preserve"> (</w:t>
      </w:r>
      <w:r w:rsidR="00BA0145" w:rsidRPr="0042773F">
        <w:t xml:space="preserve">676 </w:t>
      </w:r>
      <w:r w:rsidR="00BA0145" w:rsidRPr="0042773F">
        <w:sym w:font="Symbol" w:char="F0B1"/>
      </w:r>
      <w:r w:rsidR="00BA0145" w:rsidRPr="0042773F">
        <w:t xml:space="preserve"> 15 </w:t>
      </w:r>
      <w:proofErr w:type="spellStart"/>
      <w:r w:rsidR="00BA0145" w:rsidRPr="0042773F">
        <w:t>ms</w:t>
      </w:r>
      <w:proofErr w:type="spellEnd"/>
      <w:r w:rsidR="00BA0145" w:rsidRPr="0042773F">
        <w:t>;</w:t>
      </w:r>
      <w:r w:rsidR="00BA0145" w:rsidRPr="0042773F">
        <w:rPr>
          <w:i/>
        </w:rPr>
        <w:t xml:space="preserve"> t</w:t>
      </w:r>
      <w:r w:rsidR="00BA0145" w:rsidRPr="0042773F">
        <w:rPr>
          <w:vertAlign w:val="subscript"/>
        </w:rPr>
        <w:t>14</w:t>
      </w:r>
      <w:r w:rsidR="00BA0145" w:rsidRPr="0042773F">
        <w:t xml:space="preserve"> = </w:t>
      </w:r>
      <w:r w:rsidR="006A1020" w:rsidRPr="0042773F">
        <w:t>3.26</w:t>
      </w:r>
      <w:r w:rsidR="00BA0145" w:rsidRPr="0042773F">
        <w:t xml:space="preserve">, </w:t>
      </w:r>
      <w:r w:rsidR="00BA0145" w:rsidRPr="0042773F">
        <w:rPr>
          <w:i/>
        </w:rPr>
        <w:t>p</w:t>
      </w:r>
      <w:r w:rsidR="00BA0145" w:rsidRPr="0042773F">
        <w:t xml:space="preserve"> &lt; </w:t>
      </w:r>
      <w:r w:rsidR="006A1020" w:rsidRPr="0042773F">
        <w:t>0.01</w:t>
      </w:r>
      <w:r w:rsidR="00BA0145" w:rsidRPr="0042773F">
        <w:t>,</w:t>
      </w:r>
      <w:r w:rsidR="00BA0145" w:rsidRPr="0042773F">
        <w:rPr>
          <w:i/>
        </w:rPr>
        <w:t xml:space="preserve"> d</w:t>
      </w:r>
      <w:r w:rsidR="00BA0145" w:rsidRPr="0042773F">
        <w:t xml:space="preserve"> = </w:t>
      </w:r>
      <w:r w:rsidR="006A1020" w:rsidRPr="0042773F">
        <w:t>0.84</w:t>
      </w:r>
      <w:r w:rsidR="00480075" w:rsidRPr="0042773F">
        <w:t xml:space="preserve">) and </w:t>
      </w:r>
      <w:proofErr w:type="spellStart"/>
      <w:r w:rsidR="00A00C6B" w:rsidRPr="0042773F">
        <w:t>T</w:t>
      </w:r>
      <w:r w:rsidR="00A00C6B" w:rsidRPr="006E1618">
        <w:rPr>
          <w:vertAlign w:val="subscript"/>
        </w:rPr>
        <w:t>different</w:t>
      </w:r>
      <w:proofErr w:type="spellEnd"/>
      <w:r w:rsidR="00480075" w:rsidRPr="0042773F">
        <w:t xml:space="preserve"> </w:t>
      </w:r>
      <w:r w:rsidR="005532C5" w:rsidRPr="0042773F">
        <w:t xml:space="preserve">in each oddity target had a different cut-off side </w:t>
      </w:r>
      <w:r w:rsidR="00480075" w:rsidRPr="0042773F">
        <w:t>(</w:t>
      </w:r>
      <w:r w:rsidR="00BA0145" w:rsidRPr="0042773F">
        <w:t xml:space="preserve">721 </w:t>
      </w:r>
      <w:r w:rsidR="00BA0145" w:rsidRPr="0042773F">
        <w:sym w:font="Symbol" w:char="F0B1"/>
      </w:r>
      <w:r w:rsidR="00BA0145" w:rsidRPr="0042773F">
        <w:t xml:space="preserve"> 24 </w:t>
      </w:r>
      <w:proofErr w:type="spellStart"/>
      <w:r w:rsidR="00BA0145" w:rsidRPr="0042773F">
        <w:t>ms</w:t>
      </w:r>
      <w:proofErr w:type="spellEnd"/>
      <w:r w:rsidR="00BA0145" w:rsidRPr="0042773F">
        <w:t>;</w:t>
      </w:r>
      <w:r w:rsidR="00BA0145" w:rsidRPr="0042773F">
        <w:rPr>
          <w:i/>
        </w:rPr>
        <w:t xml:space="preserve"> t</w:t>
      </w:r>
      <w:r w:rsidR="00BA0145" w:rsidRPr="0042773F">
        <w:rPr>
          <w:vertAlign w:val="subscript"/>
        </w:rPr>
        <w:t>14</w:t>
      </w:r>
      <w:r w:rsidR="00BA0145" w:rsidRPr="0042773F">
        <w:t xml:space="preserve"> = </w:t>
      </w:r>
      <w:r w:rsidR="006B5C99" w:rsidRPr="0042773F">
        <w:t>4.91</w:t>
      </w:r>
      <w:r w:rsidR="00BA0145" w:rsidRPr="0042773F">
        <w:t xml:space="preserve">, </w:t>
      </w:r>
      <w:r w:rsidR="00BA0145" w:rsidRPr="0042773F">
        <w:rPr>
          <w:i/>
        </w:rPr>
        <w:t>p</w:t>
      </w:r>
      <w:r w:rsidR="00BA0145" w:rsidRPr="0042773F">
        <w:t xml:space="preserve"> &lt;</w:t>
      </w:r>
      <w:r w:rsidR="006B5C99" w:rsidRPr="0042773F">
        <w:t xml:space="preserve"> </w:t>
      </w:r>
      <w:r w:rsidR="005F10CC" w:rsidRPr="0042773F">
        <w:t>0.005,</w:t>
      </w:r>
      <w:r w:rsidR="00BA0145" w:rsidRPr="0042773F">
        <w:rPr>
          <w:i/>
        </w:rPr>
        <w:t xml:space="preserve"> d</w:t>
      </w:r>
      <w:r w:rsidR="00BA0145" w:rsidRPr="0042773F">
        <w:t xml:space="preserve"> =</w:t>
      </w:r>
      <w:r w:rsidR="006B5C99" w:rsidRPr="0042773F">
        <w:t xml:space="preserve"> 1.27</w:t>
      </w:r>
      <w:r w:rsidR="00480075" w:rsidRPr="0042773F">
        <w:t xml:space="preserve">) were significantly slower than the </w:t>
      </w:r>
      <w:r w:rsidR="007E1D37" w:rsidRPr="0042773F">
        <w:t xml:space="preserve">one-target </w:t>
      </w:r>
      <w:r w:rsidR="00480075" w:rsidRPr="0042773F">
        <w:t xml:space="preserve">condition. </w:t>
      </w:r>
      <w:r w:rsidR="00F06D71" w:rsidRPr="0042773F">
        <w:t xml:space="preserve">For the </w:t>
      </w:r>
      <w:r w:rsidR="007E1D37" w:rsidRPr="0042773F">
        <w:t xml:space="preserve">two-target </w:t>
      </w:r>
      <w:r w:rsidR="00F06D71" w:rsidRPr="0042773F">
        <w:t xml:space="preserve">condition, one might think that the </w:t>
      </w:r>
      <w:proofErr w:type="spellStart"/>
      <w:r w:rsidR="00A00C6B" w:rsidRPr="0042773F">
        <w:t>T</w:t>
      </w:r>
      <w:r w:rsidR="00A00C6B" w:rsidRPr="006E1618">
        <w:rPr>
          <w:vertAlign w:val="subscript"/>
        </w:rPr>
        <w:t>different</w:t>
      </w:r>
      <w:proofErr w:type="spellEnd"/>
      <w:r w:rsidR="00F06D71" w:rsidRPr="0042773F">
        <w:t xml:space="preserve"> condition </w:t>
      </w:r>
      <w:r w:rsidR="00CD22A6">
        <w:t>would</w:t>
      </w:r>
      <w:r w:rsidR="00CD22A6" w:rsidRPr="0042773F">
        <w:t xml:space="preserve"> </w:t>
      </w:r>
      <w:r w:rsidR="00F06D71" w:rsidRPr="0042773F">
        <w:t xml:space="preserve">be easier than the </w:t>
      </w:r>
      <w:proofErr w:type="spellStart"/>
      <w:r w:rsidR="00A00C6B" w:rsidRPr="0042773F">
        <w:t>T</w:t>
      </w:r>
      <w:r w:rsidR="00A00C6B" w:rsidRPr="00147390">
        <w:rPr>
          <w:vertAlign w:val="subscript"/>
        </w:rPr>
        <w:t>same</w:t>
      </w:r>
      <w:proofErr w:type="spellEnd"/>
      <w:r w:rsidR="00F06D71" w:rsidRPr="0042773F">
        <w:rPr>
          <w:vertAlign w:val="subscript"/>
        </w:rPr>
        <w:t xml:space="preserve"> </w:t>
      </w:r>
      <w:r w:rsidR="00F06D71" w:rsidRPr="0042773F">
        <w:t xml:space="preserve">condition because participants would be correct with </w:t>
      </w:r>
      <w:r w:rsidR="00BA0A80" w:rsidRPr="0042773F">
        <w:t>either</w:t>
      </w:r>
      <w:r w:rsidR="00F06D71" w:rsidRPr="0042773F">
        <w:t xml:space="preserve"> of the two responses (</w:t>
      </w:r>
      <w:r w:rsidR="00684329" w:rsidRPr="0042773F">
        <w:t xml:space="preserve">‘top’ </w:t>
      </w:r>
      <w:r w:rsidR="00F06D71" w:rsidRPr="0042773F">
        <w:t>or</w:t>
      </w:r>
      <w:r w:rsidR="00684329" w:rsidRPr="0042773F">
        <w:t xml:space="preserve"> ‘bottom’</w:t>
      </w:r>
      <w:r w:rsidR="00F06D71" w:rsidRPr="0042773F">
        <w:t xml:space="preserve">). </w:t>
      </w:r>
      <w:r w:rsidR="00CE6003" w:rsidRPr="0042773F">
        <w:t xml:space="preserve">However, </w:t>
      </w:r>
      <w:r w:rsidR="007A603A" w:rsidRPr="0042773F">
        <w:t>reaction time</w:t>
      </w:r>
      <w:r w:rsidR="00075C19" w:rsidRPr="0042773F">
        <w:t xml:space="preserve"> </w:t>
      </w:r>
      <w:r w:rsidR="00CB115B" w:rsidRPr="0042773F">
        <w:t xml:space="preserve">in the </w:t>
      </w:r>
      <w:proofErr w:type="spellStart"/>
      <w:r w:rsidR="00A00C6B" w:rsidRPr="0042773F">
        <w:t>T</w:t>
      </w:r>
      <w:r w:rsidR="00A00C6B" w:rsidRPr="006E1618">
        <w:rPr>
          <w:vertAlign w:val="subscript"/>
        </w:rPr>
        <w:t>different</w:t>
      </w:r>
      <w:proofErr w:type="spellEnd"/>
      <w:r w:rsidR="00CB115B" w:rsidRPr="0042773F">
        <w:t xml:space="preserve"> condition </w:t>
      </w:r>
      <w:r w:rsidR="00075C19" w:rsidRPr="0042773F">
        <w:t xml:space="preserve">was significantly </w:t>
      </w:r>
      <w:r w:rsidR="00BF644A" w:rsidRPr="0042773F">
        <w:t xml:space="preserve">slower compared to </w:t>
      </w:r>
      <w:r w:rsidR="006B31E0" w:rsidRPr="0042773F">
        <w:t xml:space="preserve">in the </w:t>
      </w:r>
      <w:proofErr w:type="spellStart"/>
      <w:r w:rsidR="00A00C6B" w:rsidRPr="0042773F">
        <w:t>T</w:t>
      </w:r>
      <w:r w:rsidR="00A00C6B" w:rsidRPr="00147390">
        <w:rPr>
          <w:vertAlign w:val="subscript"/>
        </w:rPr>
        <w:t>same</w:t>
      </w:r>
      <w:proofErr w:type="spellEnd"/>
      <w:r w:rsidR="00BB6A62" w:rsidRPr="0042773F" w:rsidDel="00BB6A62">
        <w:t xml:space="preserve"> </w:t>
      </w:r>
      <w:r w:rsidR="006B31E0" w:rsidRPr="0042773F">
        <w:t>condition (</w:t>
      </w:r>
      <w:r w:rsidR="00075C19" w:rsidRPr="0042773F">
        <w:rPr>
          <w:i/>
        </w:rPr>
        <w:t>t</w:t>
      </w:r>
      <w:r w:rsidR="00075C19" w:rsidRPr="0042773F">
        <w:rPr>
          <w:vertAlign w:val="subscript"/>
        </w:rPr>
        <w:t>14</w:t>
      </w:r>
      <w:r w:rsidR="00075C19" w:rsidRPr="0042773F">
        <w:t xml:space="preserve"> = 3.17, </w:t>
      </w:r>
      <w:r w:rsidR="00075C19" w:rsidRPr="0042773F">
        <w:rPr>
          <w:i/>
        </w:rPr>
        <w:t>p</w:t>
      </w:r>
      <w:r w:rsidR="00075C19" w:rsidRPr="0042773F">
        <w:t xml:space="preserve"> &lt; 0.0</w:t>
      </w:r>
      <w:r w:rsidR="0085151E" w:rsidRPr="0042773F">
        <w:t>5</w:t>
      </w:r>
      <w:r w:rsidR="00075C19" w:rsidRPr="0042773F">
        <w:t>,</w:t>
      </w:r>
      <w:r w:rsidR="00075C19" w:rsidRPr="0042773F">
        <w:rPr>
          <w:i/>
        </w:rPr>
        <w:t xml:space="preserve"> d</w:t>
      </w:r>
      <w:r w:rsidR="00075C19" w:rsidRPr="0042773F">
        <w:t xml:space="preserve"> = </w:t>
      </w:r>
      <w:r w:rsidR="0037133C" w:rsidRPr="0042773F">
        <w:t>0.82</w:t>
      </w:r>
      <w:r w:rsidR="00075C19" w:rsidRPr="0042773F">
        <w:t>)</w:t>
      </w:r>
      <w:r w:rsidR="0093437F" w:rsidRPr="0042773F">
        <w:t>.</w:t>
      </w:r>
      <w:r w:rsidR="00075C19" w:rsidRPr="0042773F">
        <w:t xml:space="preserve"> </w:t>
      </w:r>
      <w:r w:rsidR="002A366F" w:rsidRPr="0042773F">
        <w:t>We conjecture that this</w:t>
      </w:r>
      <w:r w:rsidR="008F2399" w:rsidRPr="0042773F">
        <w:t xml:space="preserve"> discrepancy between the </w:t>
      </w:r>
      <w:proofErr w:type="spellStart"/>
      <w:r w:rsidR="00A00C6B" w:rsidRPr="0042773F">
        <w:t>T</w:t>
      </w:r>
      <w:r w:rsidR="00A00C6B" w:rsidRPr="00147390">
        <w:rPr>
          <w:vertAlign w:val="subscript"/>
        </w:rPr>
        <w:t>same</w:t>
      </w:r>
      <w:proofErr w:type="spellEnd"/>
      <w:r w:rsidR="008F2399" w:rsidRPr="0042773F">
        <w:t xml:space="preserve"> and </w:t>
      </w:r>
      <w:proofErr w:type="spellStart"/>
      <w:r w:rsidR="00A00C6B" w:rsidRPr="0042773F">
        <w:t>T</w:t>
      </w:r>
      <w:r w:rsidR="00A00C6B" w:rsidRPr="006E1618">
        <w:rPr>
          <w:vertAlign w:val="subscript"/>
        </w:rPr>
        <w:t>different</w:t>
      </w:r>
      <w:proofErr w:type="spellEnd"/>
      <w:r w:rsidR="008F2399" w:rsidRPr="0042773F">
        <w:t xml:space="preserve"> conditions</w:t>
      </w:r>
      <w:r w:rsidR="002A366F" w:rsidRPr="0042773F">
        <w:t xml:space="preserve"> occurred because of different target shapes, associated responses, or both</w:t>
      </w:r>
      <w:r w:rsidR="00F714CC" w:rsidRPr="0042773F">
        <w:t xml:space="preserve">, which we addressed </w:t>
      </w:r>
      <w:r w:rsidR="00CD22A6" w:rsidRPr="0042773F">
        <w:t xml:space="preserve">further </w:t>
      </w:r>
      <w:r w:rsidR="00F714CC" w:rsidRPr="0042773F">
        <w:t>in Exp. 3</w:t>
      </w:r>
      <w:r w:rsidR="00B65B25" w:rsidRPr="0042773F">
        <w:t xml:space="preserve">. </w:t>
      </w:r>
    </w:p>
    <w:p w14:paraId="72CC2377" w14:textId="698C06F2" w:rsidR="0033737D" w:rsidRPr="0042773F" w:rsidRDefault="00930223" w:rsidP="00A67669">
      <w:pPr>
        <w:spacing w:line="480" w:lineRule="auto"/>
        <w:ind w:firstLine="720"/>
        <w:outlineLvl w:val="0"/>
        <w:rPr>
          <w:lang w:eastAsia="ko-KR"/>
        </w:rPr>
      </w:pPr>
      <w:r w:rsidRPr="0042773F">
        <w:t xml:space="preserve">To summarize, </w:t>
      </w:r>
      <w:r w:rsidR="00BF7C8A" w:rsidRPr="0042773F">
        <w:rPr>
          <w:lang w:eastAsia="ko-KR"/>
        </w:rPr>
        <w:t xml:space="preserve">in </w:t>
      </w:r>
      <w:r w:rsidR="00436C83" w:rsidRPr="0042773F">
        <w:rPr>
          <w:lang w:eastAsia="ko-KR"/>
        </w:rPr>
        <w:t xml:space="preserve">Experiment </w:t>
      </w:r>
      <w:r w:rsidR="00BF7C8A" w:rsidRPr="0042773F">
        <w:rPr>
          <w:lang w:eastAsia="ko-KR"/>
        </w:rPr>
        <w:t>1</w:t>
      </w:r>
      <w:r w:rsidRPr="0042773F">
        <w:t xml:space="preserve"> </w:t>
      </w:r>
      <w:r w:rsidR="00BF7C8A" w:rsidRPr="0042773F">
        <w:t xml:space="preserve">we </w:t>
      </w:r>
      <w:r w:rsidRPr="0042773F">
        <w:t xml:space="preserve">demonstrated that </w:t>
      </w:r>
      <w:r w:rsidR="00C86D1C" w:rsidRPr="0042773F">
        <w:t>when more than one</w:t>
      </w:r>
      <w:r w:rsidR="005C59DB" w:rsidRPr="0042773F">
        <w:t xml:space="preserve"> </w:t>
      </w:r>
      <w:r w:rsidR="006A4E1D" w:rsidRPr="0042773F">
        <w:t>odd-colored</w:t>
      </w:r>
      <w:r w:rsidR="00671178" w:rsidRPr="0042773F">
        <w:t xml:space="preserve"> </w:t>
      </w:r>
      <w:r w:rsidR="00A363E7" w:rsidRPr="0042773F">
        <w:t xml:space="preserve">target was present, target </w:t>
      </w:r>
      <w:r w:rsidRPr="0042773F">
        <w:t xml:space="preserve">detection </w:t>
      </w:r>
      <w:r w:rsidR="00A363E7" w:rsidRPr="0042773F">
        <w:t>was facilitated</w:t>
      </w:r>
      <w:r w:rsidR="00D972BC" w:rsidRPr="0042773F">
        <w:t xml:space="preserve">. This result is </w:t>
      </w:r>
      <w:r w:rsidR="00220EA3" w:rsidRPr="0042773F">
        <w:rPr>
          <w:lang w:eastAsia="ko-KR"/>
        </w:rPr>
        <w:t xml:space="preserve">consistent with </w:t>
      </w:r>
      <w:r w:rsidR="00DE72C2" w:rsidRPr="0042773F">
        <w:rPr>
          <w:lang w:eastAsia="ko-KR"/>
        </w:rPr>
        <w:t xml:space="preserve">prior studies that have demonstrated </w:t>
      </w:r>
      <w:r w:rsidR="007A603A" w:rsidRPr="0042773F">
        <w:rPr>
          <w:lang w:eastAsia="ko-KR"/>
        </w:rPr>
        <w:t>reaction time</w:t>
      </w:r>
      <w:r w:rsidR="00DE72C2" w:rsidRPr="0042773F">
        <w:rPr>
          <w:lang w:eastAsia="ko-KR"/>
        </w:rPr>
        <w:t xml:space="preserve"> and accuracy gain</w:t>
      </w:r>
      <w:r w:rsidR="00501999" w:rsidRPr="0042773F">
        <w:rPr>
          <w:lang w:eastAsia="ko-KR"/>
        </w:rPr>
        <w:t>s</w:t>
      </w:r>
      <w:r w:rsidR="00DE72C2" w:rsidRPr="0042773F">
        <w:rPr>
          <w:lang w:eastAsia="ko-KR"/>
        </w:rPr>
        <w:t xml:space="preserve"> when extra target</w:t>
      </w:r>
      <w:r w:rsidR="00375045" w:rsidRPr="0042773F">
        <w:rPr>
          <w:lang w:eastAsia="ko-KR"/>
        </w:rPr>
        <w:t xml:space="preserve"> stimuli</w:t>
      </w:r>
      <w:r w:rsidR="00DE72C2" w:rsidRPr="0042773F">
        <w:rPr>
          <w:lang w:eastAsia="ko-KR"/>
        </w:rPr>
        <w:t xml:space="preserve"> are presented</w:t>
      </w:r>
      <w:r w:rsidR="00C20164" w:rsidRPr="0042773F">
        <w:rPr>
          <w:lang w:eastAsia="ko-KR"/>
        </w:rPr>
        <w:t xml:space="preserve"> </w:t>
      </w:r>
      <w:r w:rsidR="00C20164" w:rsidRPr="0042773F">
        <w:rPr>
          <w:lang w:eastAsia="ko-KR"/>
        </w:rPr>
        <w:lastRenderedPageBreak/>
        <w:t>(</w:t>
      </w:r>
      <w:r w:rsidR="00AE18AA" w:rsidRPr="0042773F">
        <w:t xml:space="preserve">Eriksen &amp; Eriksen, 1979; </w:t>
      </w:r>
      <w:r w:rsidR="001F3EF0" w:rsidRPr="0042773F">
        <w:rPr>
          <w:lang w:eastAsia="ko-KR"/>
        </w:rPr>
        <w:t>Miller</w:t>
      </w:r>
      <w:r w:rsidR="00766191" w:rsidRPr="0042773F">
        <w:rPr>
          <w:lang w:eastAsia="ko-KR"/>
        </w:rPr>
        <w:t>,</w:t>
      </w:r>
      <w:r w:rsidR="001F3EF0" w:rsidRPr="0042773F">
        <w:rPr>
          <w:lang w:eastAsia="ko-KR"/>
        </w:rPr>
        <w:t xml:space="preserve"> 1982; </w:t>
      </w:r>
      <w:proofErr w:type="spellStart"/>
      <w:r w:rsidR="001F3EF0" w:rsidRPr="0042773F">
        <w:rPr>
          <w:lang w:eastAsia="ko-KR"/>
        </w:rPr>
        <w:t>Krummenacher</w:t>
      </w:r>
      <w:proofErr w:type="spellEnd"/>
      <w:r w:rsidR="00EA200D" w:rsidRPr="0042773F">
        <w:rPr>
          <w:lang w:eastAsia="ko-KR"/>
        </w:rPr>
        <w:t xml:space="preserve"> et al.</w:t>
      </w:r>
      <w:r w:rsidR="001F3EF0" w:rsidRPr="0042773F">
        <w:rPr>
          <w:lang w:eastAsia="ko-KR"/>
        </w:rPr>
        <w:t>, 2001, 2002</w:t>
      </w:r>
      <w:r w:rsidR="00C20164" w:rsidRPr="0042773F">
        <w:rPr>
          <w:lang w:eastAsia="ko-KR"/>
        </w:rPr>
        <w:t>)</w:t>
      </w:r>
      <w:r w:rsidR="00DE72C2" w:rsidRPr="0042773F">
        <w:rPr>
          <w:lang w:eastAsia="ko-KR"/>
        </w:rPr>
        <w:t>.</w:t>
      </w:r>
      <w:r w:rsidR="00DE72C2" w:rsidRPr="0042773F">
        <w:t xml:space="preserve"> However, </w:t>
      </w:r>
      <w:r w:rsidR="00D972BC" w:rsidRPr="0042773F">
        <w:rPr>
          <w:lang w:eastAsia="ko-KR"/>
        </w:rPr>
        <w:t xml:space="preserve">we </w:t>
      </w:r>
      <w:r w:rsidR="007F77EA" w:rsidRPr="0042773F">
        <w:rPr>
          <w:lang w:eastAsia="ko-KR"/>
        </w:rPr>
        <w:t xml:space="preserve">also </w:t>
      </w:r>
      <w:r w:rsidR="00D972BC" w:rsidRPr="0042773F">
        <w:rPr>
          <w:lang w:eastAsia="ko-KR"/>
        </w:rPr>
        <w:t xml:space="preserve">showed that target </w:t>
      </w:r>
      <w:r w:rsidR="00C85ABD" w:rsidRPr="0042773F">
        <w:rPr>
          <w:lang w:eastAsia="ko-KR"/>
        </w:rPr>
        <w:t xml:space="preserve">discrimination </w:t>
      </w:r>
      <w:r w:rsidR="00D972BC" w:rsidRPr="0042773F">
        <w:rPr>
          <w:lang w:eastAsia="ko-KR"/>
        </w:rPr>
        <w:t>was</w:t>
      </w:r>
      <w:r w:rsidR="00581BC0" w:rsidRPr="0042773F">
        <w:rPr>
          <w:lang w:eastAsia="ko-KR"/>
        </w:rPr>
        <w:t xml:space="preserve"> </w:t>
      </w:r>
      <w:r w:rsidR="00D972BC" w:rsidRPr="0042773F">
        <w:rPr>
          <w:lang w:eastAsia="ko-KR"/>
        </w:rPr>
        <w:t>hindered</w:t>
      </w:r>
      <w:r w:rsidR="007F77EA" w:rsidRPr="0042773F">
        <w:rPr>
          <w:lang w:eastAsia="ko-KR"/>
        </w:rPr>
        <w:t xml:space="preserve"> by an additional odd-colored target</w:t>
      </w:r>
      <w:r w:rsidR="00CD22A6">
        <w:rPr>
          <w:lang w:eastAsia="ko-KR"/>
        </w:rPr>
        <w:t>, resulting in a redundancy cost</w:t>
      </w:r>
      <w:r w:rsidR="00D972BC" w:rsidRPr="0042773F">
        <w:rPr>
          <w:lang w:eastAsia="ko-KR"/>
        </w:rPr>
        <w:t xml:space="preserve">. </w:t>
      </w:r>
      <w:r w:rsidR="0033737D" w:rsidRPr="0042773F">
        <w:rPr>
          <w:lang w:eastAsia="ko-KR"/>
        </w:rPr>
        <w:t xml:space="preserve">In subsequent experiments, we further investigated what contributed to this inefficiency redundancy cost related during discrimination.  </w:t>
      </w:r>
    </w:p>
    <w:p w14:paraId="564C1A22" w14:textId="37074503" w:rsidR="0033737D" w:rsidRPr="00F3452B" w:rsidRDefault="00CD22A6" w:rsidP="00F3452B">
      <w:pPr>
        <w:spacing w:line="480" w:lineRule="auto"/>
        <w:ind w:firstLine="720"/>
        <w:outlineLvl w:val="0"/>
        <w:rPr>
          <w:rFonts w:eastAsia="Times New Roman"/>
          <w:lang w:eastAsia="ko-KR"/>
        </w:rPr>
      </w:pPr>
      <w:r>
        <w:rPr>
          <w:lang w:eastAsia="ko-KR"/>
        </w:rPr>
        <w:t>Here, we</w:t>
      </w:r>
      <w:r w:rsidR="0033737D" w:rsidRPr="0042773F">
        <w:rPr>
          <w:lang w:eastAsia="ko-KR"/>
        </w:rPr>
        <w:t xml:space="preserve"> held the total number of stimuli constant at six so that there was always one less distractor present on two-target trials than one-target trials, following prior studies with two targets that kept a constant display size (</w:t>
      </w:r>
      <w:r w:rsidR="0033737D" w:rsidRPr="0042773F">
        <w:t xml:space="preserve">Eriksen &amp; Eriksen, 1979; </w:t>
      </w:r>
      <w:proofErr w:type="spellStart"/>
      <w:r w:rsidR="0033737D" w:rsidRPr="0042773F">
        <w:rPr>
          <w:lang w:eastAsia="ko-KR"/>
        </w:rPr>
        <w:t>Krummenacher</w:t>
      </w:r>
      <w:proofErr w:type="spellEnd"/>
      <w:r w:rsidR="0033737D" w:rsidRPr="0042773F">
        <w:rPr>
          <w:lang w:eastAsia="ko-KR"/>
        </w:rPr>
        <w:t xml:space="preserve"> et al., 2001, 2002; </w:t>
      </w:r>
      <w:proofErr w:type="spellStart"/>
      <w:r w:rsidR="0033737D" w:rsidRPr="0042773F">
        <w:t>Akyürek</w:t>
      </w:r>
      <w:proofErr w:type="spellEnd"/>
      <w:r w:rsidR="0033737D" w:rsidRPr="0042773F">
        <w:t xml:space="preserve"> &amp; </w:t>
      </w:r>
      <w:proofErr w:type="spellStart"/>
      <w:r w:rsidR="0033737D" w:rsidRPr="0042773F">
        <w:t>Schubo</w:t>
      </w:r>
      <w:proofErr w:type="spellEnd"/>
      <w:r w:rsidR="0033737D" w:rsidRPr="0042773F">
        <w:t>, 2013</w:t>
      </w:r>
      <w:r w:rsidR="0033737D" w:rsidRPr="0042773F">
        <w:rPr>
          <w:lang w:eastAsia="ko-KR"/>
        </w:rPr>
        <w:t xml:space="preserve">). That said, the one less distractor on two-target trials may have affected search efficiency during discrimination. As discussed earlier, previous studies with one-target have shown that </w:t>
      </w:r>
      <w:r w:rsidR="0033737D" w:rsidRPr="0042773F">
        <w:rPr>
          <w:rFonts w:eastAsia="Times New Roman"/>
        </w:rPr>
        <w:t xml:space="preserve">as the number of homogenous distractors increases, the strength of perceptual grouping due to distractors is enhanced, which leads to faster allocation of focused attention to a target </w:t>
      </w:r>
      <w:r w:rsidR="0033737D" w:rsidRPr="0042773F">
        <w:rPr>
          <w:lang w:eastAsia="ko-KR"/>
        </w:rPr>
        <w:t xml:space="preserve">(Bravo &amp; Nakayama, 1992; </w:t>
      </w:r>
      <w:proofErr w:type="spellStart"/>
      <w:r w:rsidR="0033737D" w:rsidRPr="0042773F">
        <w:rPr>
          <w:rFonts w:eastAsia="Times New Roman"/>
        </w:rPr>
        <w:t>Julesz</w:t>
      </w:r>
      <w:proofErr w:type="spellEnd"/>
      <w:r w:rsidR="0033737D" w:rsidRPr="0042773F">
        <w:rPr>
          <w:rFonts w:eastAsia="Times New Roman"/>
        </w:rPr>
        <w:t>, 1981, 1986; Koch &amp; Ullman, 1985;</w:t>
      </w:r>
      <w:r w:rsidR="0033737D" w:rsidRPr="0042773F">
        <w:rPr>
          <w:lang w:eastAsia="ko-KR"/>
        </w:rPr>
        <w:t xml:space="preserve"> </w:t>
      </w:r>
      <w:proofErr w:type="spellStart"/>
      <w:r w:rsidR="0033737D" w:rsidRPr="0042773F">
        <w:rPr>
          <w:lang w:eastAsia="ko-KR"/>
        </w:rPr>
        <w:t>McPeek</w:t>
      </w:r>
      <w:proofErr w:type="spellEnd"/>
      <w:r w:rsidR="0033737D" w:rsidRPr="0042773F">
        <w:rPr>
          <w:lang w:eastAsia="ko-KR"/>
        </w:rPr>
        <w:t xml:space="preserve"> et al., 1999;</w:t>
      </w:r>
      <w:r w:rsidR="0033737D" w:rsidRPr="0042773F">
        <w:rPr>
          <w:rFonts w:eastAsia="Times New Roman"/>
        </w:rPr>
        <w:t xml:space="preserve"> </w:t>
      </w:r>
      <w:r w:rsidR="0033737D" w:rsidRPr="0042773F">
        <w:rPr>
          <w:lang w:eastAsia="ko-KR"/>
        </w:rPr>
        <w:t>Song &amp; Nakayama, 2006)</w:t>
      </w:r>
      <w:r w:rsidR="0033737D" w:rsidRPr="0042773F">
        <w:rPr>
          <w:rFonts w:eastAsia="Times New Roman"/>
        </w:rPr>
        <w:t xml:space="preserve">. Thus, increased perceptual grouping facilitates the efficiency of odd-colored target discrimination but does </w:t>
      </w:r>
      <w:r w:rsidR="00F714CC" w:rsidRPr="0042773F">
        <w:rPr>
          <w:rFonts w:eastAsia="Times New Roman"/>
        </w:rPr>
        <w:t>not affect</w:t>
      </w:r>
      <w:r w:rsidR="0033737D" w:rsidRPr="0042773F">
        <w:rPr>
          <w:rFonts w:eastAsia="Times New Roman"/>
        </w:rPr>
        <w:t xml:space="preserve"> detection during pop-out search </w:t>
      </w:r>
      <w:r w:rsidR="0033737D" w:rsidRPr="0042773F">
        <w:rPr>
          <w:lang w:eastAsia="ko-KR"/>
        </w:rPr>
        <w:t>(Bravo &amp; Nakayama, 1992; Nakayama &amp; Joseph, 1998).</w:t>
      </w:r>
      <w:r w:rsidR="00B65B25" w:rsidRPr="0042773F">
        <w:rPr>
          <w:rStyle w:val="CommentReference"/>
          <w:sz w:val="24"/>
          <w:szCs w:val="24"/>
        </w:rPr>
        <w:t xml:space="preserve"> </w:t>
      </w:r>
      <w:r>
        <w:rPr>
          <w:rStyle w:val="CommentReference"/>
          <w:sz w:val="24"/>
          <w:szCs w:val="24"/>
        </w:rPr>
        <w:t>In</w:t>
      </w:r>
      <w:r w:rsidR="0033737D" w:rsidRPr="0042773F">
        <w:rPr>
          <w:lang w:eastAsia="ko-KR"/>
        </w:rPr>
        <w:t xml:space="preserve"> Experiment 2, we assessed whether this one less distractor </w:t>
      </w:r>
      <w:r w:rsidR="0033737D" w:rsidRPr="0042773F">
        <w:rPr>
          <w:rFonts w:eastAsia="Times New Roman"/>
          <w:lang w:eastAsia="ko-KR"/>
        </w:rPr>
        <w:t xml:space="preserve">weakened perceptual grouping during discrimination, resulting in less efficient allocation of attention to a target and contributing to </w:t>
      </w:r>
      <w:r w:rsidR="00B65B25" w:rsidRPr="0042773F">
        <w:rPr>
          <w:rFonts w:eastAsia="Times New Roman"/>
          <w:lang w:eastAsia="ko-KR"/>
        </w:rPr>
        <w:t>redundancy</w:t>
      </w:r>
      <w:r w:rsidR="006A2896" w:rsidRPr="0042773F">
        <w:rPr>
          <w:rFonts w:eastAsia="Times New Roman"/>
          <w:lang w:eastAsia="ko-KR"/>
        </w:rPr>
        <w:t xml:space="preserve"> cost. </w:t>
      </w:r>
    </w:p>
    <w:p w14:paraId="5A4B7374" w14:textId="2CEF596F" w:rsidR="00DE62AD" w:rsidRPr="00F3452B" w:rsidRDefault="00D972BC" w:rsidP="00F3452B">
      <w:pPr>
        <w:spacing w:line="480" w:lineRule="auto"/>
        <w:ind w:firstLine="720"/>
        <w:outlineLvl w:val="0"/>
        <w:rPr>
          <w:lang w:eastAsia="ko-KR"/>
        </w:rPr>
      </w:pPr>
      <w:r w:rsidRPr="0042773F">
        <w:rPr>
          <w:lang w:eastAsia="ko-KR"/>
        </w:rPr>
        <w:t xml:space="preserve"> </w:t>
      </w:r>
    </w:p>
    <w:p w14:paraId="10AA1E4B" w14:textId="7618F78C" w:rsidR="00853047" w:rsidRPr="0042773F" w:rsidRDefault="00853047" w:rsidP="00A67669">
      <w:pPr>
        <w:spacing w:line="480" w:lineRule="auto"/>
        <w:jc w:val="center"/>
        <w:rPr>
          <w:b/>
        </w:rPr>
      </w:pPr>
      <w:r w:rsidRPr="0042773F">
        <w:rPr>
          <w:b/>
        </w:rPr>
        <w:t>Experiment 2</w:t>
      </w:r>
      <w:r w:rsidR="00F208AC" w:rsidRPr="0042773F">
        <w:rPr>
          <w:b/>
        </w:rPr>
        <w:t xml:space="preserve">: </w:t>
      </w:r>
      <w:r w:rsidR="001C1059" w:rsidRPr="0042773F">
        <w:rPr>
          <w:b/>
        </w:rPr>
        <w:t>Does</w:t>
      </w:r>
      <w:r w:rsidR="00F208AC" w:rsidRPr="0042773F">
        <w:rPr>
          <w:b/>
        </w:rPr>
        <w:t xml:space="preserve"> perceptual grouping </w:t>
      </w:r>
      <w:r w:rsidR="001C1059" w:rsidRPr="0042773F">
        <w:rPr>
          <w:b/>
        </w:rPr>
        <w:t xml:space="preserve">contribute to </w:t>
      </w:r>
      <w:r w:rsidR="006A2896" w:rsidRPr="0042773F">
        <w:rPr>
          <w:b/>
        </w:rPr>
        <w:t xml:space="preserve">redundancy cost during discrimination? </w:t>
      </w:r>
    </w:p>
    <w:p w14:paraId="22E97DA0" w14:textId="44954EE9" w:rsidR="00D972BC" w:rsidRPr="0042773F" w:rsidRDefault="00B65B25" w:rsidP="00A67669">
      <w:pPr>
        <w:spacing w:line="480" w:lineRule="auto"/>
        <w:ind w:firstLine="720"/>
        <w:outlineLvl w:val="0"/>
        <w:rPr>
          <w:rFonts w:eastAsia="Times New Roman"/>
          <w:lang w:eastAsia="ko-KR"/>
        </w:rPr>
      </w:pPr>
      <w:r w:rsidRPr="0042773F">
        <w:t xml:space="preserve">Here, we </w:t>
      </w:r>
      <w:r w:rsidR="006A2896" w:rsidRPr="0042773F">
        <w:t>examine</w:t>
      </w:r>
      <w:r w:rsidRPr="0042773F">
        <w:t>d</w:t>
      </w:r>
      <w:r w:rsidR="006A2896" w:rsidRPr="0042773F">
        <w:t xml:space="preserve"> </w:t>
      </w:r>
      <w:r w:rsidR="00D972BC" w:rsidRPr="0042773F">
        <w:rPr>
          <w:lang w:eastAsia="ko-KR"/>
        </w:rPr>
        <w:t xml:space="preserve">whether </w:t>
      </w:r>
      <w:r w:rsidR="006A2896" w:rsidRPr="0042773F">
        <w:rPr>
          <w:lang w:eastAsia="ko-KR"/>
        </w:rPr>
        <w:t xml:space="preserve">the redundancy cost observed in Exp. 1 during target discrimination was led by </w:t>
      </w:r>
      <w:r w:rsidR="00D972BC" w:rsidRPr="0042773F">
        <w:rPr>
          <w:rFonts w:eastAsia="Times New Roman"/>
          <w:lang w:eastAsia="ko-KR"/>
        </w:rPr>
        <w:t>weakened perceptual grouping during discrimination</w:t>
      </w:r>
      <w:r w:rsidRPr="0042773F">
        <w:rPr>
          <w:rFonts w:eastAsia="Times New Roman"/>
          <w:lang w:eastAsia="ko-KR"/>
        </w:rPr>
        <w:t xml:space="preserve">. </w:t>
      </w:r>
      <w:r w:rsidRPr="0042773F">
        <w:t xml:space="preserve">Perceptual grouping </w:t>
      </w:r>
      <w:r w:rsidR="00A76CA4">
        <w:t>is</w:t>
      </w:r>
      <w:r w:rsidRPr="0042773F">
        <w:t xml:space="preserve"> known to be a complex process that takes into account many aspects of stimuli, </w:t>
      </w:r>
      <w:r w:rsidRPr="0042773F">
        <w:lastRenderedPageBreak/>
        <w:t xml:space="preserve">including proximity (Bacon &amp; </w:t>
      </w:r>
      <w:proofErr w:type="spellStart"/>
      <w:r w:rsidRPr="0042773F">
        <w:t>Egeth</w:t>
      </w:r>
      <w:proofErr w:type="spellEnd"/>
      <w:r w:rsidRPr="0042773F">
        <w:t xml:space="preserve">, 1991), shape (Duncan &amp; Humphreys, 1989), color (Farmer &amp; Taylor, 1980; </w:t>
      </w:r>
      <w:proofErr w:type="spellStart"/>
      <w:r w:rsidRPr="0042773F">
        <w:t>Bundesen</w:t>
      </w:r>
      <w:proofErr w:type="spellEnd"/>
      <w:r w:rsidRPr="0042773F">
        <w:t xml:space="preserve"> &amp; Pederson, 1983), and orientation (</w:t>
      </w:r>
      <w:proofErr w:type="spellStart"/>
      <w:r w:rsidRPr="0042773F">
        <w:t>Julesz</w:t>
      </w:r>
      <w:proofErr w:type="spellEnd"/>
      <w:r w:rsidRPr="0042773F">
        <w:t>, 1981). Therefore, we attempted</w:t>
      </w:r>
      <w:r w:rsidRPr="0042773F">
        <w:rPr>
          <w:rFonts w:eastAsia="Times New Roman"/>
          <w:lang w:eastAsia="ko-KR"/>
        </w:rPr>
        <w:t xml:space="preserve"> to equate the strength of perceptual grouping between </w:t>
      </w:r>
      <w:r w:rsidRPr="0042773F">
        <w:t xml:space="preserve">one-target and two-target displays </w:t>
      </w:r>
      <w:r w:rsidRPr="0042773F">
        <w:rPr>
          <w:rFonts w:eastAsia="Times New Roman"/>
          <w:lang w:eastAsia="ko-KR"/>
        </w:rPr>
        <w:t>during discrimination by matching the targets to distractors ratio</w:t>
      </w:r>
      <w:r w:rsidR="00894E4E" w:rsidRPr="0042773F">
        <w:rPr>
          <w:rFonts w:eastAsia="Times New Roman"/>
          <w:lang w:eastAsia="ko-KR"/>
        </w:rPr>
        <w:t xml:space="preserve"> during discrimination. </w:t>
      </w:r>
      <w:r w:rsidR="006A2896" w:rsidRPr="0042773F">
        <w:rPr>
          <w:rFonts w:eastAsia="Times New Roman"/>
          <w:lang w:eastAsia="ko-KR"/>
        </w:rPr>
        <w:t xml:space="preserve"> </w:t>
      </w:r>
      <w:r w:rsidR="00F41DCB" w:rsidRPr="0042773F">
        <w:rPr>
          <w:rFonts w:eastAsia="Times New Roman"/>
          <w:lang w:eastAsia="ko-KR"/>
        </w:rPr>
        <w:t xml:space="preserve">For example, at a target to distractors ratio of 1:2, displays would contain either </w:t>
      </w:r>
      <w:r w:rsidR="007E1D37" w:rsidRPr="0042773F">
        <w:rPr>
          <w:rFonts w:eastAsia="Times New Roman"/>
          <w:lang w:eastAsia="ko-KR"/>
        </w:rPr>
        <w:t>one</w:t>
      </w:r>
      <w:r w:rsidR="00730A27" w:rsidRPr="0042773F">
        <w:rPr>
          <w:rFonts w:eastAsia="Times New Roman"/>
          <w:lang w:eastAsia="ko-KR"/>
        </w:rPr>
        <w:t xml:space="preserve"> </w:t>
      </w:r>
      <w:r w:rsidR="007E1D37" w:rsidRPr="0042773F">
        <w:rPr>
          <w:rFonts w:eastAsia="Times New Roman"/>
          <w:lang w:eastAsia="ko-KR"/>
        </w:rPr>
        <w:t xml:space="preserve">target </w:t>
      </w:r>
      <w:r w:rsidR="00F41DCB" w:rsidRPr="0042773F">
        <w:rPr>
          <w:rFonts w:eastAsia="Times New Roman"/>
          <w:lang w:eastAsia="ko-KR"/>
        </w:rPr>
        <w:t xml:space="preserve">and two distractors or two targets and four distractors. </w:t>
      </w:r>
      <w:r w:rsidR="00473D7F" w:rsidRPr="0042773F">
        <w:rPr>
          <w:rFonts w:eastAsia="Times New Roman"/>
          <w:lang w:eastAsia="ko-KR"/>
        </w:rPr>
        <w:t>If an unequal strength of perceptual grouping between one</w:t>
      </w:r>
      <w:r w:rsidR="007C2BDF" w:rsidRPr="0042773F">
        <w:t>-target</w:t>
      </w:r>
      <w:r w:rsidR="00473D7F" w:rsidRPr="0042773F">
        <w:rPr>
          <w:rFonts w:eastAsia="Times New Roman"/>
          <w:lang w:eastAsia="ko-KR"/>
        </w:rPr>
        <w:t xml:space="preserve"> and </w:t>
      </w:r>
      <w:r w:rsidR="007E1D37" w:rsidRPr="0042773F">
        <w:rPr>
          <w:rFonts w:eastAsia="Times New Roman"/>
          <w:lang w:eastAsia="ko-KR"/>
        </w:rPr>
        <w:t xml:space="preserve">two-target </w:t>
      </w:r>
      <w:r w:rsidR="00473D7F" w:rsidRPr="0042773F">
        <w:rPr>
          <w:rFonts w:eastAsia="Times New Roman"/>
          <w:lang w:eastAsia="ko-KR"/>
        </w:rPr>
        <w:t xml:space="preserve">trials primarily contributed to the longer </w:t>
      </w:r>
      <w:r w:rsidR="007A603A" w:rsidRPr="0042773F">
        <w:rPr>
          <w:rFonts w:eastAsia="Times New Roman"/>
          <w:lang w:eastAsia="ko-KR"/>
        </w:rPr>
        <w:t>reaction time</w:t>
      </w:r>
      <w:r w:rsidR="00473D7F" w:rsidRPr="0042773F">
        <w:rPr>
          <w:rFonts w:eastAsia="Times New Roman"/>
          <w:lang w:eastAsia="ko-KR"/>
        </w:rPr>
        <w:t>s in Experiment 1, we expected to observe a diminished difference between one</w:t>
      </w:r>
      <w:r w:rsidR="002C1510" w:rsidRPr="0042773F">
        <w:t>-target</w:t>
      </w:r>
      <w:r w:rsidR="00473D7F" w:rsidRPr="0042773F">
        <w:rPr>
          <w:rFonts w:eastAsia="Times New Roman"/>
          <w:lang w:eastAsia="ko-KR"/>
        </w:rPr>
        <w:t xml:space="preserve"> and </w:t>
      </w:r>
      <w:r w:rsidR="007E1D37" w:rsidRPr="0042773F">
        <w:rPr>
          <w:rFonts w:eastAsia="Times New Roman"/>
          <w:lang w:eastAsia="ko-KR"/>
        </w:rPr>
        <w:t xml:space="preserve">two-target </w:t>
      </w:r>
      <w:r w:rsidR="00473D7F" w:rsidRPr="0042773F">
        <w:rPr>
          <w:rFonts w:eastAsia="Times New Roman"/>
          <w:lang w:eastAsia="ko-KR"/>
        </w:rPr>
        <w:t xml:space="preserve">trials. </w:t>
      </w:r>
    </w:p>
    <w:p w14:paraId="12F79095" w14:textId="77777777" w:rsidR="00DA1256" w:rsidRPr="0042773F" w:rsidRDefault="00DA1256" w:rsidP="00A67669">
      <w:pPr>
        <w:spacing w:line="480" w:lineRule="auto"/>
      </w:pPr>
    </w:p>
    <w:p w14:paraId="347C7569" w14:textId="7546CCE4" w:rsidR="00853047" w:rsidRPr="00F3452B" w:rsidRDefault="00853047" w:rsidP="00F3452B">
      <w:pPr>
        <w:spacing w:line="480" w:lineRule="auto"/>
        <w:rPr>
          <w:b/>
        </w:rPr>
      </w:pPr>
      <w:r w:rsidRPr="0042773F">
        <w:rPr>
          <w:b/>
        </w:rPr>
        <w:t>Method</w:t>
      </w:r>
      <w:r w:rsidR="00C330B0" w:rsidRPr="0042773F">
        <w:rPr>
          <w:b/>
        </w:rPr>
        <w:t>s</w:t>
      </w:r>
      <w:r w:rsidRPr="0042773F">
        <w:rPr>
          <w:b/>
        </w:rPr>
        <w:t xml:space="preserve"> </w:t>
      </w:r>
    </w:p>
    <w:p w14:paraId="25B113C3" w14:textId="77777777" w:rsidR="00853047" w:rsidRPr="00F3452B" w:rsidRDefault="00853047" w:rsidP="00A67669">
      <w:pPr>
        <w:spacing w:line="480" w:lineRule="auto"/>
        <w:outlineLvl w:val="0"/>
        <w:rPr>
          <w:b/>
          <w:bCs/>
          <w:i/>
          <w:iCs/>
        </w:rPr>
      </w:pPr>
      <w:r w:rsidRPr="00F3452B">
        <w:rPr>
          <w:b/>
          <w:bCs/>
          <w:i/>
          <w:iCs/>
        </w:rPr>
        <w:t>Participants</w:t>
      </w:r>
    </w:p>
    <w:p w14:paraId="3807DB6F" w14:textId="622F2120" w:rsidR="00853047" w:rsidRPr="00DF2EEC" w:rsidRDefault="00853047" w:rsidP="00DF2EEC">
      <w:pPr>
        <w:spacing w:line="480" w:lineRule="auto"/>
        <w:ind w:firstLine="720"/>
      </w:pPr>
      <w:r w:rsidRPr="0042773F">
        <w:t xml:space="preserve">Fifteen participants (9 female, mean age = 19.65) from the Brown University community volunteered to take part in this experiment for one hour in exchange for course credit or monetary compensation. All participants were </w:t>
      </w:r>
      <w:r w:rsidR="002A366F" w:rsidRPr="0042773F">
        <w:t>right-handed</w:t>
      </w:r>
      <w:r w:rsidRPr="0042773F">
        <w:t xml:space="preserve"> and had normal or corrected to normal vision and normal color vision. They were naïve to the goals of the experiment. The protocol was approved by the Brown University Institutional Review Board.</w:t>
      </w:r>
    </w:p>
    <w:p w14:paraId="207A15CE" w14:textId="77777777" w:rsidR="00853047" w:rsidRPr="00F3452B" w:rsidRDefault="00853047" w:rsidP="00A67669">
      <w:pPr>
        <w:spacing w:line="480" w:lineRule="auto"/>
        <w:outlineLvl w:val="0"/>
        <w:rPr>
          <w:b/>
          <w:bCs/>
          <w:i/>
          <w:iCs/>
        </w:rPr>
      </w:pPr>
      <w:r w:rsidRPr="00F3452B">
        <w:rPr>
          <w:b/>
          <w:bCs/>
          <w:i/>
          <w:iCs/>
        </w:rPr>
        <w:t>Apparatus</w:t>
      </w:r>
    </w:p>
    <w:p w14:paraId="414A0F53" w14:textId="4516B6B2" w:rsidR="00853047" w:rsidRPr="0042773F" w:rsidRDefault="00853047" w:rsidP="00A67669">
      <w:pPr>
        <w:spacing w:line="480" w:lineRule="auto"/>
        <w:outlineLvl w:val="0"/>
      </w:pPr>
      <w:r w:rsidRPr="0042773F">
        <w:tab/>
        <w:t xml:space="preserve">The same apparatus was used as in Experiment 1. </w:t>
      </w:r>
    </w:p>
    <w:p w14:paraId="513AC036" w14:textId="77777777" w:rsidR="00853047" w:rsidRPr="00F3452B" w:rsidRDefault="00853047" w:rsidP="00A67669">
      <w:pPr>
        <w:spacing w:line="480" w:lineRule="auto"/>
        <w:outlineLvl w:val="0"/>
        <w:rPr>
          <w:b/>
          <w:bCs/>
          <w:i/>
          <w:iCs/>
        </w:rPr>
      </w:pPr>
      <w:r w:rsidRPr="00F3452B">
        <w:rPr>
          <w:b/>
          <w:bCs/>
          <w:i/>
          <w:iCs/>
        </w:rPr>
        <w:t>Stimuli and procedure</w:t>
      </w:r>
    </w:p>
    <w:p w14:paraId="1F16F902" w14:textId="136B9DFD" w:rsidR="00853047" w:rsidRPr="0042773F" w:rsidRDefault="00853047" w:rsidP="00A67669">
      <w:pPr>
        <w:spacing w:line="480" w:lineRule="auto"/>
        <w:outlineLvl w:val="0"/>
      </w:pPr>
      <w:r w:rsidRPr="0042773F">
        <w:tab/>
      </w:r>
      <w:r w:rsidR="00CC0F48" w:rsidRPr="0042773F">
        <w:t xml:space="preserve">The stimulus and task procedure </w:t>
      </w:r>
      <w:r w:rsidRPr="0042773F">
        <w:t xml:space="preserve">were the same as in the discrimination task of </w:t>
      </w:r>
      <w:r w:rsidR="00436C83" w:rsidRPr="0042773F">
        <w:t xml:space="preserve">Experiment </w:t>
      </w:r>
      <w:r w:rsidRPr="0042773F">
        <w:t>1 except</w:t>
      </w:r>
      <w:r w:rsidR="00156DD6" w:rsidRPr="0042773F">
        <w:t xml:space="preserve"> for the following. O</w:t>
      </w:r>
      <w:r w:rsidRPr="0042773F">
        <w:t>n each trial</w:t>
      </w:r>
      <w:r w:rsidR="00156DD6" w:rsidRPr="0042773F">
        <w:t xml:space="preserve"> the number of distractors</w:t>
      </w:r>
      <w:r w:rsidRPr="0042773F">
        <w:t xml:space="preserve"> varied randomly. With equal probability, </w:t>
      </w:r>
      <w:r w:rsidR="007E1D37" w:rsidRPr="0042773F">
        <w:t>one</w:t>
      </w:r>
      <w:r w:rsidR="00543426" w:rsidRPr="0042773F">
        <w:t xml:space="preserve"> </w:t>
      </w:r>
      <w:r w:rsidR="007E1D37" w:rsidRPr="0042773F">
        <w:t xml:space="preserve">target </w:t>
      </w:r>
      <w:r w:rsidRPr="0042773F">
        <w:t xml:space="preserve">was presented with 2, 3, 5, 10, or 14 distractors and two </w:t>
      </w:r>
      <w:r w:rsidRPr="0042773F">
        <w:lastRenderedPageBreak/>
        <w:t xml:space="preserve">targets were presented with either 3, 4, 6, 10, or 13 distractors. </w:t>
      </w:r>
      <w:r w:rsidR="00CB7975" w:rsidRPr="0042773F">
        <w:t>Figure 2A</w:t>
      </w:r>
      <w:r w:rsidR="00AD5991" w:rsidRPr="0042773F">
        <w:t xml:space="preserve"> </w:t>
      </w:r>
      <w:r w:rsidRPr="0042773F">
        <w:t>shows this manipulation equated the targets to distractors</w:t>
      </w:r>
      <w:r w:rsidR="00BB6C61" w:rsidRPr="0042773F">
        <w:t xml:space="preserve"> ratio</w:t>
      </w:r>
      <w:r w:rsidRPr="0042773F">
        <w:t xml:space="preserve"> on a subset of one</w:t>
      </w:r>
      <w:r w:rsidR="00627D88" w:rsidRPr="0042773F">
        <w:t>-target</w:t>
      </w:r>
      <w:r w:rsidRPr="0042773F">
        <w:t xml:space="preserve"> and </w:t>
      </w:r>
      <w:r w:rsidR="007E1D37" w:rsidRPr="0042773F">
        <w:t>two</w:t>
      </w:r>
      <w:r w:rsidR="00627D88" w:rsidRPr="0042773F">
        <w:t>-</w:t>
      </w:r>
      <w:r w:rsidR="007E1D37" w:rsidRPr="0042773F">
        <w:t xml:space="preserve">target </w:t>
      </w:r>
      <w:r w:rsidRPr="0042773F">
        <w:t>trial</w:t>
      </w:r>
      <w:r w:rsidR="00BB6C61" w:rsidRPr="0042773F">
        <w:t>s</w:t>
      </w:r>
      <w:r w:rsidRPr="0042773F">
        <w:t>. Specifically,</w:t>
      </w:r>
      <w:r w:rsidR="001D4F1F" w:rsidRPr="0042773F">
        <w:t xml:space="preserve"> targets to distractors ratio</w:t>
      </w:r>
      <w:r w:rsidR="00C63593" w:rsidRPr="0042773F">
        <w:t>s</w:t>
      </w:r>
      <w:r w:rsidR="001D4F1F" w:rsidRPr="0042773F">
        <w:t xml:space="preserve"> </w:t>
      </w:r>
      <w:r w:rsidR="00C63593" w:rsidRPr="0042773F">
        <w:t xml:space="preserve">of </w:t>
      </w:r>
      <w:r w:rsidR="001D4F1F" w:rsidRPr="0042773F">
        <w:t>1:2, 1:3, and 1:5</w:t>
      </w:r>
      <w:r w:rsidR="00C63593" w:rsidRPr="0042773F">
        <w:t xml:space="preserve"> were </w:t>
      </w:r>
      <w:r w:rsidR="006F7C4A" w:rsidRPr="0042773F">
        <w:t>present</w:t>
      </w:r>
      <w:r w:rsidR="001C0C45" w:rsidRPr="0042773F">
        <w:t xml:space="preserve"> </w:t>
      </w:r>
      <w:r w:rsidR="00D62665" w:rsidRPr="0042773F">
        <w:t>during</w:t>
      </w:r>
      <w:r w:rsidR="001C0C45" w:rsidRPr="0042773F">
        <w:t xml:space="preserve"> both one</w:t>
      </w:r>
      <w:r w:rsidR="009517EA" w:rsidRPr="0042773F">
        <w:t>-target</w:t>
      </w:r>
      <w:r w:rsidR="001C0C45" w:rsidRPr="0042773F">
        <w:t xml:space="preserve"> and </w:t>
      </w:r>
      <w:r w:rsidR="007E1D37" w:rsidRPr="0042773F">
        <w:t xml:space="preserve">two-target </w:t>
      </w:r>
      <w:r w:rsidR="001C0C45" w:rsidRPr="0042773F">
        <w:t>conditions</w:t>
      </w:r>
      <w:r w:rsidR="001D4F1F" w:rsidRPr="0042773F">
        <w:t xml:space="preserve">, </w:t>
      </w:r>
      <w:r w:rsidR="00400033" w:rsidRPr="0042773F">
        <w:t>which consisted of displays</w:t>
      </w:r>
      <w:r w:rsidR="001D4F1F" w:rsidRPr="0042773F">
        <w:t xml:space="preserve"> containing </w:t>
      </w:r>
      <w:r w:rsidR="007E1D37" w:rsidRPr="0042773F">
        <w:t>one</w:t>
      </w:r>
      <w:r w:rsidR="0034398A" w:rsidRPr="0042773F">
        <w:t xml:space="preserve"> </w:t>
      </w:r>
      <w:r w:rsidR="007E1D37" w:rsidRPr="0042773F">
        <w:t xml:space="preserve">target </w:t>
      </w:r>
      <w:r w:rsidRPr="0042773F">
        <w:t xml:space="preserve">with 2, 3, or 5 distractors (Figure </w:t>
      </w:r>
      <w:r w:rsidR="008661B2" w:rsidRPr="0042773F">
        <w:t>2</w:t>
      </w:r>
      <w:r w:rsidRPr="0042773F">
        <w:t>A</w:t>
      </w:r>
      <w:r w:rsidR="008661B2" w:rsidRPr="0042773F">
        <w:t>, top row</w:t>
      </w:r>
      <w:r w:rsidRPr="0042773F">
        <w:t xml:space="preserve">) </w:t>
      </w:r>
      <w:r w:rsidR="001D4F1F" w:rsidRPr="0042773F">
        <w:t>or</w:t>
      </w:r>
      <w:r w:rsidRPr="0042773F">
        <w:t xml:space="preserve"> two target</w:t>
      </w:r>
      <w:r w:rsidR="001D4F1F" w:rsidRPr="0042773F">
        <w:t>s</w:t>
      </w:r>
      <w:r w:rsidRPr="0042773F">
        <w:t xml:space="preserve"> with 4, 6, or 10 distractors (Figure </w:t>
      </w:r>
      <w:r w:rsidR="00862ABE" w:rsidRPr="0042773F">
        <w:t>2A, bottom row</w:t>
      </w:r>
      <w:r w:rsidRPr="0042773F">
        <w:t>). Stimulus position was randomized under the following constraints: 1) stimuli had to be within a 10</w:t>
      </w:r>
      <w:r w:rsidRPr="0042773F">
        <w:sym w:font="Symbol" w:char="F0B0"/>
      </w:r>
      <w:r w:rsidRPr="0042773F">
        <w:t xml:space="preserve"> by 10</w:t>
      </w:r>
      <w:r w:rsidRPr="0042773F">
        <w:sym w:font="Symbol" w:char="F0B0"/>
      </w:r>
      <w:r w:rsidRPr="0042773F">
        <w:t xml:space="preserve"> invisible square surrounding the center of the screen, 2) stimuli could not appear within 1.0</w:t>
      </w:r>
      <w:r w:rsidRPr="0042773F">
        <w:sym w:font="Symbol" w:char="F0B0"/>
      </w:r>
      <w:r w:rsidRPr="0042773F">
        <w:t xml:space="preserve"> of each other, 3) no stimuli were presented within 1.5</w:t>
      </w:r>
      <w:r w:rsidRPr="0042773F">
        <w:sym w:font="Symbol" w:char="F0B0"/>
      </w:r>
      <w:r w:rsidRPr="0042773F">
        <w:t xml:space="preserve"> of the vertical midline of the display. When two targets were present the distance between them was always 5</w:t>
      </w:r>
      <w:r w:rsidRPr="0042773F">
        <w:sym w:font="Symbol" w:char="F0B0"/>
      </w:r>
      <w:r w:rsidRPr="0042773F">
        <w:t>.</w:t>
      </w:r>
      <w:r w:rsidR="000948D0" w:rsidRPr="0042773F">
        <w:t xml:space="preserve"> I</w:t>
      </w:r>
      <w:r w:rsidRPr="0042773F">
        <w:t>f a participant blinked or moved their eyes further than 1.25</w:t>
      </w:r>
      <w:r w:rsidRPr="0042773F">
        <w:sym w:font="Symbol" w:char="F0B0"/>
      </w:r>
      <w:r w:rsidRPr="0042773F">
        <w:t xml:space="preserve"> from the cross the trial was discarded and replaced later in the block. Participants completed six blocks (90 trials/block) following a practice block. One participant completed</w:t>
      </w:r>
      <w:r w:rsidR="00DB77B9" w:rsidRPr="0042773F">
        <w:t xml:space="preserve"> only</w:t>
      </w:r>
      <w:r w:rsidRPr="0042773F">
        <w:t xml:space="preserve"> five blocks due to time constraints.</w:t>
      </w:r>
    </w:p>
    <w:p w14:paraId="4F5B9100" w14:textId="77777777" w:rsidR="00853047" w:rsidRPr="00F3452B" w:rsidRDefault="00853047" w:rsidP="00A67669">
      <w:pPr>
        <w:spacing w:line="480" w:lineRule="auto"/>
        <w:outlineLvl w:val="0"/>
        <w:rPr>
          <w:b/>
          <w:bCs/>
          <w:i/>
          <w:iCs/>
        </w:rPr>
      </w:pPr>
      <w:r w:rsidRPr="00F3452B">
        <w:rPr>
          <w:b/>
          <w:bCs/>
          <w:i/>
          <w:iCs/>
        </w:rPr>
        <w:t>Data Analysis</w:t>
      </w:r>
    </w:p>
    <w:p w14:paraId="711E25FC" w14:textId="34F05958" w:rsidR="00E515A9" w:rsidRPr="0042773F" w:rsidRDefault="00476361" w:rsidP="00A67669">
      <w:pPr>
        <w:spacing w:line="480" w:lineRule="auto"/>
        <w:ind w:firstLine="720"/>
        <w:outlineLvl w:val="0"/>
        <w:rPr>
          <w:b/>
        </w:rPr>
      </w:pPr>
      <w:r w:rsidRPr="0042773F">
        <w:t>For the comparison between one</w:t>
      </w:r>
      <w:r w:rsidR="0087586B" w:rsidRPr="0042773F">
        <w:t>-target</w:t>
      </w:r>
      <w:r w:rsidRPr="0042773F">
        <w:t xml:space="preserve"> and </w:t>
      </w:r>
      <w:r w:rsidR="007E1D37" w:rsidRPr="0042773F">
        <w:t xml:space="preserve">two-target </w:t>
      </w:r>
      <w:r w:rsidRPr="0042773F">
        <w:t>trials, o</w:t>
      </w:r>
      <w:r w:rsidR="00A542F7" w:rsidRPr="0042773F">
        <w:t xml:space="preserve">nly trials where the </w:t>
      </w:r>
      <w:r w:rsidR="00344823" w:rsidRPr="0042773F">
        <w:t>targets to distractors ratio</w:t>
      </w:r>
      <w:r w:rsidR="00A542F7" w:rsidRPr="0042773F">
        <w:t xml:space="preserve"> was matched (1:2, 1:3 and 1:5; Figu</w:t>
      </w:r>
      <w:r w:rsidR="00C50ADF" w:rsidRPr="0042773F">
        <w:t xml:space="preserve">re </w:t>
      </w:r>
      <w:r w:rsidR="00A8671C" w:rsidRPr="0042773F">
        <w:t>2A</w:t>
      </w:r>
      <w:r w:rsidR="00A542F7" w:rsidRPr="0042773F">
        <w:t>) were included.</w:t>
      </w:r>
      <w:r w:rsidR="0086417D" w:rsidRPr="0042773F">
        <w:t xml:space="preserve"> </w:t>
      </w:r>
      <w:r w:rsidR="004A3D9B" w:rsidRPr="0042773F">
        <w:t xml:space="preserve">Using the same exclusion criteria as in Experiment 1, an average of </w:t>
      </w:r>
      <w:r w:rsidR="00340569" w:rsidRPr="0042773F">
        <w:t>1.1</w:t>
      </w:r>
      <w:r w:rsidR="004A3D9B" w:rsidRPr="0042773F">
        <w:t xml:space="preserve">% </w:t>
      </w:r>
      <w:r w:rsidR="004A3D9B" w:rsidRPr="0042773F">
        <w:sym w:font="Symbol" w:char="F0B1"/>
      </w:r>
      <w:r w:rsidR="004A3D9B" w:rsidRPr="0042773F">
        <w:t xml:space="preserve"> </w:t>
      </w:r>
      <w:r w:rsidR="003C31A1" w:rsidRPr="0042773F">
        <w:t>0.1</w:t>
      </w:r>
      <w:r w:rsidR="004A3D9B" w:rsidRPr="0042773F">
        <w:t xml:space="preserve">% of </w:t>
      </w:r>
      <w:r w:rsidR="007E1D37" w:rsidRPr="0042773F">
        <w:t xml:space="preserve">one-target </w:t>
      </w:r>
      <w:r w:rsidR="004A3D9B" w:rsidRPr="0042773F">
        <w:t xml:space="preserve">trials and </w:t>
      </w:r>
      <w:r w:rsidR="007930FE" w:rsidRPr="0042773F">
        <w:t>1.2</w:t>
      </w:r>
      <w:r w:rsidR="004A3D9B" w:rsidRPr="0042773F">
        <w:t xml:space="preserve">% </w:t>
      </w:r>
      <w:r w:rsidR="004A3D9B" w:rsidRPr="0042773F">
        <w:sym w:font="Symbol" w:char="F0B1"/>
      </w:r>
      <w:r w:rsidR="004A3D9B" w:rsidRPr="0042773F">
        <w:t xml:space="preserve"> </w:t>
      </w:r>
      <w:r w:rsidR="00375111" w:rsidRPr="0042773F">
        <w:t>0.</w:t>
      </w:r>
      <w:r w:rsidR="007930FE" w:rsidRPr="0042773F">
        <w:t>2</w:t>
      </w:r>
      <w:r w:rsidR="004A3D9B" w:rsidRPr="0042773F">
        <w:t>%</w:t>
      </w:r>
      <w:r w:rsidR="00681BA3" w:rsidRPr="0042773F">
        <w:t xml:space="preserve"> </w:t>
      </w:r>
      <w:r w:rsidR="004A3D9B" w:rsidRPr="0042773F">
        <w:t xml:space="preserve">of </w:t>
      </w:r>
      <w:r w:rsidR="007E1D37" w:rsidRPr="0042773F">
        <w:t xml:space="preserve">two-target </w:t>
      </w:r>
      <w:r w:rsidR="004A3D9B" w:rsidRPr="0042773F">
        <w:t xml:space="preserve">trials per subject were excluded from this analysis. </w:t>
      </w:r>
      <w:r w:rsidR="0086417D" w:rsidRPr="0042773F">
        <w:t xml:space="preserve">When </w:t>
      </w:r>
      <w:r w:rsidR="00694CD2" w:rsidRPr="0042773F">
        <w:t xml:space="preserve">comparing </w:t>
      </w:r>
      <w:r w:rsidR="00815868" w:rsidRPr="0042773F">
        <w:t>trials where the target shapes and potential responses were identical (</w:t>
      </w:r>
      <w:proofErr w:type="spellStart"/>
      <w:r w:rsidR="00A00C6B" w:rsidRPr="0042773F">
        <w:t>T</w:t>
      </w:r>
      <w:r w:rsidR="00A00C6B" w:rsidRPr="00147390">
        <w:rPr>
          <w:vertAlign w:val="subscript"/>
        </w:rPr>
        <w:t>same</w:t>
      </w:r>
      <w:proofErr w:type="spellEnd"/>
      <w:r w:rsidR="00815868" w:rsidRPr="0042773F">
        <w:t xml:space="preserve">) </w:t>
      </w:r>
      <w:r w:rsidR="009836D1" w:rsidRPr="0042773F">
        <w:t>to when they were</w:t>
      </w:r>
      <w:r w:rsidR="00815868" w:rsidRPr="0042773F">
        <w:t xml:space="preserve"> opposite (</w:t>
      </w:r>
      <w:proofErr w:type="spellStart"/>
      <w:r w:rsidR="00A00C6B" w:rsidRPr="0042773F">
        <w:t>T</w:t>
      </w:r>
      <w:r w:rsidR="00A00C6B" w:rsidRPr="006E1618">
        <w:rPr>
          <w:vertAlign w:val="subscript"/>
        </w:rPr>
        <w:t>different</w:t>
      </w:r>
      <w:proofErr w:type="spellEnd"/>
      <w:r w:rsidR="00815868" w:rsidRPr="0042773F">
        <w:t>)</w:t>
      </w:r>
      <w:r w:rsidR="00742DAE" w:rsidRPr="0042773F">
        <w:t>,</w:t>
      </w:r>
      <w:r w:rsidR="009543E9" w:rsidRPr="0042773F">
        <w:t xml:space="preserve"> </w:t>
      </w:r>
      <w:r w:rsidR="0086417D" w:rsidRPr="0042773F">
        <w:t xml:space="preserve">trials from all </w:t>
      </w:r>
      <w:r w:rsidR="00EF2EF8" w:rsidRPr="0042773F">
        <w:t>numbers of stimuli used</w:t>
      </w:r>
      <w:r w:rsidR="0086417D" w:rsidRPr="0042773F">
        <w:t xml:space="preserve"> were included.</w:t>
      </w:r>
      <w:r w:rsidR="00A542F7" w:rsidRPr="0042773F">
        <w:t xml:space="preserve"> </w:t>
      </w:r>
      <w:r w:rsidR="00681BA3" w:rsidRPr="0042773F">
        <w:t xml:space="preserve">Using the same exclusion criteria as in Experiment 1, an average of </w:t>
      </w:r>
      <w:r w:rsidR="00BA3BB2" w:rsidRPr="0042773F">
        <w:t>1.3</w:t>
      </w:r>
      <w:r w:rsidR="00AF52A8" w:rsidRPr="0042773F">
        <w:t>%</w:t>
      </w:r>
      <w:r w:rsidR="00681BA3" w:rsidRPr="0042773F">
        <w:t xml:space="preserve"> </w:t>
      </w:r>
      <w:r w:rsidR="00681BA3" w:rsidRPr="0042773F">
        <w:sym w:font="Symbol" w:char="F0B1"/>
      </w:r>
      <w:r w:rsidR="00681BA3" w:rsidRPr="0042773F">
        <w:t xml:space="preserve"> </w:t>
      </w:r>
      <w:r w:rsidR="00BA3BB2" w:rsidRPr="0042773F">
        <w:t>0.2</w:t>
      </w:r>
      <w:r w:rsidR="00681BA3" w:rsidRPr="0042773F">
        <w:t xml:space="preserve">% of </w:t>
      </w:r>
      <w:proofErr w:type="spellStart"/>
      <w:r w:rsidR="00A00C6B" w:rsidRPr="0042773F">
        <w:t>T</w:t>
      </w:r>
      <w:r w:rsidR="00A00C6B" w:rsidRPr="00147390">
        <w:rPr>
          <w:vertAlign w:val="subscript"/>
        </w:rPr>
        <w:t>same</w:t>
      </w:r>
      <w:proofErr w:type="spellEnd"/>
      <w:r w:rsidR="00681BA3" w:rsidRPr="0042773F">
        <w:t xml:space="preserve"> trials and </w:t>
      </w:r>
      <w:r w:rsidR="007E3E42" w:rsidRPr="0042773F">
        <w:t>1.1</w:t>
      </w:r>
      <w:r w:rsidR="00681BA3" w:rsidRPr="0042773F">
        <w:t xml:space="preserve">% </w:t>
      </w:r>
      <w:r w:rsidR="00681BA3" w:rsidRPr="0042773F">
        <w:sym w:font="Symbol" w:char="F0B1"/>
      </w:r>
      <w:r w:rsidR="00681BA3" w:rsidRPr="0042773F">
        <w:t xml:space="preserve"> </w:t>
      </w:r>
      <w:r w:rsidR="001E2D08" w:rsidRPr="0042773F">
        <w:t>0.1</w:t>
      </w:r>
      <w:r w:rsidR="00681BA3" w:rsidRPr="0042773F">
        <w:t xml:space="preserve">% of </w:t>
      </w:r>
      <w:proofErr w:type="spellStart"/>
      <w:r w:rsidR="00A00C6B" w:rsidRPr="0042773F">
        <w:t>T</w:t>
      </w:r>
      <w:r w:rsidR="00A00C6B" w:rsidRPr="006E1618">
        <w:rPr>
          <w:vertAlign w:val="subscript"/>
        </w:rPr>
        <w:t>different</w:t>
      </w:r>
      <w:proofErr w:type="spellEnd"/>
      <w:r w:rsidR="00AD3A54" w:rsidRPr="0042773F">
        <w:rPr>
          <w:vertAlign w:val="subscript"/>
        </w:rPr>
        <w:t xml:space="preserve"> </w:t>
      </w:r>
      <w:r w:rsidR="00681BA3" w:rsidRPr="0042773F">
        <w:t xml:space="preserve">trials per subject were excluded from analysis. </w:t>
      </w:r>
    </w:p>
    <w:p w14:paraId="0621A6C2" w14:textId="77777777" w:rsidR="00853047" w:rsidRPr="0042773F" w:rsidRDefault="00853047" w:rsidP="00A67669">
      <w:pPr>
        <w:spacing w:line="480" w:lineRule="auto"/>
        <w:outlineLvl w:val="0"/>
      </w:pPr>
    </w:p>
    <w:p w14:paraId="3D38FD5A" w14:textId="77777777" w:rsidR="00CD5F21" w:rsidRDefault="00CD5F21">
      <w:pPr>
        <w:rPr>
          <w:b/>
        </w:rPr>
      </w:pPr>
      <w:r>
        <w:rPr>
          <w:b/>
        </w:rPr>
        <w:br w:type="page"/>
      </w:r>
    </w:p>
    <w:p w14:paraId="68058BB2" w14:textId="1A0E9A0F" w:rsidR="001E5DEB" w:rsidRPr="00F3452B" w:rsidRDefault="00853047" w:rsidP="00A67669">
      <w:pPr>
        <w:spacing w:line="480" w:lineRule="auto"/>
        <w:outlineLvl w:val="0"/>
        <w:rPr>
          <w:b/>
        </w:rPr>
      </w:pPr>
      <w:r w:rsidRPr="0042773F">
        <w:rPr>
          <w:b/>
        </w:rPr>
        <w:lastRenderedPageBreak/>
        <w:t xml:space="preserve">Results </w:t>
      </w:r>
      <w:r w:rsidR="000146EF" w:rsidRPr="0042773F">
        <w:rPr>
          <w:b/>
        </w:rPr>
        <w:t>and Discussion</w:t>
      </w:r>
    </w:p>
    <w:p w14:paraId="237A2791" w14:textId="46832868" w:rsidR="003F62EC" w:rsidRPr="00F3452B" w:rsidRDefault="003F62EC" w:rsidP="00A67669">
      <w:pPr>
        <w:spacing w:line="480" w:lineRule="auto"/>
        <w:outlineLvl w:val="0"/>
        <w:rPr>
          <w:b/>
          <w:bCs/>
          <w:i/>
        </w:rPr>
      </w:pPr>
      <w:r w:rsidRPr="00F3452B">
        <w:rPr>
          <w:b/>
          <w:bCs/>
          <w:i/>
        </w:rPr>
        <w:t xml:space="preserve">Effect of perceptual grouping: one vs. </w:t>
      </w:r>
      <w:r w:rsidR="007E1D37" w:rsidRPr="00F3452B">
        <w:rPr>
          <w:b/>
          <w:bCs/>
          <w:i/>
        </w:rPr>
        <w:t>two</w:t>
      </w:r>
      <w:r w:rsidR="00254D1F" w:rsidRPr="00F3452B">
        <w:rPr>
          <w:b/>
          <w:bCs/>
          <w:i/>
        </w:rPr>
        <w:t xml:space="preserve"> </w:t>
      </w:r>
      <w:r w:rsidR="007E1D37" w:rsidRPr="00F3452B">
        <w:rPr>
          <w:b/>
          <w:bCs/>
          <w:i/>
        </w:rPr>
        <w:t xml:space="preserve">target </w:t>
      </w:r>
      <w:r w:rsidRPr="00F3452B">
        <w:rPr>
          <w:b/>
          <w:bCs/>
          <w:i/>
        </w:rPr>
        <w:t xml:space="preserve">discrimination  </w:t>
      </w:r>
    </w:p>
    <w:p w14:paraId="27D0EAA7" w14:textId="1480D32E" w:rsidR="00CC09B2" w:rsidRPr="0042773F" w:rsidRDefault="001338A5" w:rsidP="00A67669">
      <w:pPr>
        <w:spacing w:line="480" w:lineRule="auto"/>
        <w:ind w:firstLine="720"/>
        <w:outlineLvl w:val="0"/>
      </w:pPr>
      <w:r w:rsidRPr="0042773F">
        <w:t xml:space="preserve">We first </w:t>
      </w:r>
      <w:r w:rsidR="00757520" w:rsidRPr="0042773F">
        <w:t>assessed the effect</w:t>
      </w:r>
      <w:r w:rsidR="00180D1C" w:rsidRPr="0042773F">
        <w:t>s</w:t>
      </w:r>
      <w:r w:rsidR="00757520" w:rsidRPr="0042773F">
        <w:t xml:space="preserve"> of </w:t>
      </w:r>
      <w:r w:rsidR="00E539AC" w:rsidRPr="0042773F">
        <w:t xml:space="preserve">the </w:t>
      </w:r>
      <w:r w:rsidR="00757520" w:rsidRPr="0042773F">
        <w:t>number of targets and perceptual grouping on</w:t>
      </w:r>
      <w:r w:rsidRPr="0042773F">
        <w:t xml:space="preserve"> accuracy. </w:t>
      </w:r>
      <w:proofErr w:type="spellStart"/>
      <w:r w:rsidR="00A00C6B" w:rsidRPr="0042773F">
        <w:t>T</w:t>
      </w:r>
      <w:r w:rsidR="00A00C6B" w:rsidRPr="006E1618">
        <w:rPr>
          <w:vertAlign w:val="subscript"/>
        </w:rPr>
        <w:t>different</w:t>
      </w:r>
      <w:proofErr w:type="spellEnd"/>
      <w:r w:rsidR="00D4698C" w:rsidRPr="0042773F">
        <w:t xml:space="preserve"> </w:t>
      </w:r>
      <w:r w:rsidR="003C1967" w:rsidRPr="0042773F">
        <w:t xml:space="preserve">trials were not included for the accuracy analysis </w:t>
      </w:r>
      <w:r w:rsidR="00D4698C" w:rsidRPr="0042773F">
        <w:t>as in Experiment 1</w:t>
      </w:r>
      <w:r w:rsidR="003C1967" w:rsidRPr="0042773F">
        <w:t xml:space="preserve">. </w:t>
      </w:r>
      <w:r w:rsidR="00D972BC" w:rsidRPr="0042773F">
        <w:t xml:space="preserve">We did not observe </w:t>
      </w:r>
      <w:r w:rsidR="003524EB" w:rsidRPr="0042773F">
        <w:t xml:space="preserve">an </w:t>
      </w:r>
      <w:r w:rsidR="00D972BC" w:rsidRPr="0042773F">
        <w:t xml:space="preserve">overall </w:t>
      </w:r>
      <w:r w:rsidR="003E3D70" w:rsidRPr="0042773F">
        <w:t xml:space="preserve">difference </w:t>
      </w:r>
      <w:r w:rsidR="00D972BC" w:rsidRPr="0042773F">
        <w:t>between one</w:t>
      </w:r>
      <w:r w:rsidR="00851DB1" w:rsidRPr="0042773F">
        <w:t>-target</w:t>
      </w:r>
      <w:r w:rsidR="00D972BC" w:rsidRPr="0042773F">
        <w:t xml:space="preserve"> and </w:t>
      </w:r>
      <w:proofErr w:type="spellStart"/>
      <w:r w:rsidR="00A00C6B" w:rsidRPr="0042773F">
        <w:t>T</w:t>
      </w:r>
      <w:r w:rsidR="00A00C6B" w:rsidRPr="00147390">
        <w:rPr>
          <w:vertAlign w:val="subscript"/>
        </w:rPr>
        <w:t>same</w:t>
      </w:r>
      <w:proofErr w:type="spellEnd"/>
      <w:r w:rsidR="00A37D12" w:rsidRPr="0042773F">
        <w:t xml:space="preserve"> </w:t>
      </w:r>
      <w:r w:rsidR="00D972BC" w:rsidRPr="0042773F">
        <w:t>trials (</w:t>
      </w:r>
      <w:r w:rsidR="00D972BC" w:rsidRPr="0042773F">
        <w:rPr>
          <w:i/>
        </w:rPr>
        <w:t>F</w:t>
      </w:r>
      <w:r w:rsidR="00D972BC" w:rsidRPr="0042773F">
        <w:rPr>
          <w:vertAlign w:val="subscript"/>
        </w:rPr>
        <w:t>1,14</w:t>
      </w:r>
      <w:r w:rsidR="00D972BC" w:rsidRPr="0042773F">
        <w:t xml:space="preserve"> = 0.05, </w:t>
      </w:r>
      <w:r w:rsidR="00D972BC" w:rsidRPr="0042773F">
        <w:rPr>
          <w:i/>
        </w:rPr>
        <w:t>p</w:t>
      </w:r>
      <w:r w:rsidR="00D972BC" w:rsidRPr="0042773F">
        <w:t xml:space="preserve"> &gt; 0.8, </w:t>
      </w:r>
      <w:r w:rsidR="00D972BC" w:rsidRPr="0042773F">
        <w:rPr>
          <w:i/>
        </w:rPr>
        <w:sym w:font="Symbol" w:char="F068"/>
      </w:r>
      <w:r w:rsidR="00D972BC" w:rsidRPr="0042773F">
        <w:rPr>
          <w:i/>
          <w:vertAlign w:val="superscript"/>
        </w:rPr>
        <w:t>2</w:t>
      </w:r>
      <w:r w:rsidR="00D972BC" w:rsidRPr="0042773F">
        <w:t xml:space="preserve"> &lt; 0.01). However, the manipulation of targets to distractors ratio significantly affected accuracy (</w:t>
      </w:r>
      <w:r w:rsidR="00D972BC" w:rsidRPr="0042773F">
        <w:rPr>
          <w:i/>
        </w:rPr>
        <w:t>F</w:t>
      </w:r>
      <w:r w:rsidR="00D972BC" w:rsidRPr="0042773F">
        <w:rPr>
          <w:vertAlign w:val="subscript"/>
        </w:rPr>
        <w:t>2,14</w:t>
      </w:r>
      <w:r w:rsidR="00D972BC" w:rsidRPr="0042773F">
        <w:t xml:space="preserve"> = 4.51, </w:t>
      </w:r>
      <w:r w:rsidR="00D972BC" w:rsidRPr="0042773F">
        <w:rPr>
          <w:i/>
        </w:rPr>
        <w:t>p</w:t>
      </w:r>
      <w:r w:rsidR="00D972BC" w:rsidRPr="0042773F">
        <w:t xml:space="preserve"> &lt; 0.05, </w:t>
      </w:r>
      <w:r w:rsidR="00D972BC" w:rsidRPr="0042773F">
        <w:rPr>
          <w:i/>
        </w:rPr>
        <w:sym w:font="Symbol" w:char="F068"/>
      </w:r>
      <w:r w:rsidR="00D972BC" w:rsidRPr="0042773F">
        <w:rPr>
          <w:i/>
          <w:vertAlign w:val="superscript"/>
        </w:rPr>
        <w:t>2</w:t>
      </w:r>
      <w:r w:rsidR="00D972BC" w:rsidRPr="0042773F">
        <w:t xml:space="preserve"> = </w:t>
      </w:r>
      <w:r w:rsidR="00D972BC" w:rsidRPr="00A90BAC">
        <w:rPr>
          <w:color w:val="FF0000"/>
        </w:rPr>
        <w:t>0.0</w:t>
      </w:r>
      <w:r w:rsidR="00A90BAC" w:rsidRPr="00A90BAC">
        <w:rPr>
          <w:color w:val="FF0000"/>
        </w:rPr>
        <w:t>4</w:t>
      </w:r>
      <w:r w:rsidR="00D972BC" w:rsidRPr="0042773F">
        <w:t xml:space="preserve">): </w:t>
      </w:r>
      <w:r w:rsidR="00A53642" w:rsidRPr="0042773F">
        <w:t xml:space="preserve">92.7% </w:t>
      </w:r>
      <w:r w:rsidR="00A53642" w:rsidRPr="0042773F">
        <w:sym w:font="Symbol" w:char="F0B1"/>
      </w:r>
      <w:r w:rsidR="00A53642" w:rsidRPr="0042773F">
        <w:t xml:space="preserve"> 1.0%</w:t>
      </w:r>
      <w:r w:rsidR="00D972BC" w:rsidRPr="0042773F">
        <w:t xml:space="preserve"> (1:2)</w:t>
      </w:r>
      <w:r w:rsidR="00896B30" w:rsidRPr="0042773F">
        <w:t xml:space="preserve">, </w:t>
      </w:r>
      <w:r w:rsidR="00A53642" w:rsidRPr="0042773F">
        <w:t xml:space="preserve">95.1% </w:t>
      </w:r>
      <w:r w:rsidR="00A53642" w:rsidRPr="0042773F">
        <w:sym w:font="Symbol" w:char="F0B1"/>
      </w:r>
      <w:r w:rsidR="00A53642" w:rsidRPr="0042773F">
        <w:t xml:space="preserve"> 1.1%</w:t>
      </w:r>
      <w:r w:rsidR="00D972BC" w:rsidRPr="0042773F">
        <w:t xml:space="preserve"> (1:3), </w:t>
      </w:r>
      <w:r w:rsidR="005F10CC" w:rsidRPr="0042773F">
        <w:t>and</w:t>
      </w:r>
      <w:r w:rsidR="00896B30" w:rsidRPr="0042773F">
        <w:t xml:space="preserve"> </w:t>
      </w:r>
      <w:r w:rsidR="000C0E26" w:rsidRPr="0042773F">
        <w:t xml:space="preserve">95.1% </w:t>
      </w:r>
      <w:r w:rsidR="000C0E26" w:rsidRPr="0042773F">
        <w:sym w:font="Symbol" w:char="F0B1"/>
      </w:r>
      <w:r w:rsidR="000C0E26" w:rsidRPr="0042773F">
        <w:t xml:space="preserve"> </w:t>
      </w:r>
      <w:r w:rsidR="00612019" w:rsidRPr="0042773F">
        <w:t>0.9</w:t>
      </w:r>
      <w:r w:rsidR="000C0E26" w:rsidRPr="0042773F">
        <w:t>%</w:t>
      </w:r>
      <w:r w:rsidR="00D972BC" w:rsidRPr="0042773F">
        <w:t xml:space="preserve"> (1:5)</w:t>
      </w:r>
      <w:r w:rsidR="00110AAA" w:rsidRPr="0042773F">
        <w:t xml:space="preserve">. </w:t>
      </w:r>
      <w:r w:rsidR="003445A0" w:rsidRPr="0042773F">
        <w:t>There was no significant interaction between number of targets and targets to distractors ratio (</w:t>
      </w:r>
      <w:r w:rsidR="003445A0" w:rsidRPr="0042773F">
        <w:rPr>
          <w:i/>
        </w:rPr>
        <w:t>F</w:t>
      </w:r>
      <w:r w:rsidR="003445A0" w:rsidRPr="0042773F">
        <w:rPr>
          <w:vertAlign w:val="subscript"/>
        </w:rPr>
        <w:t>2,14</w:t>
      </w:r>
      <w:r w:rsidR="003445A0" w:rsidRPr="0042773F">
        <w:t xml:space="preserve"> = 1.33, </w:t>
      </w:r>
      <w:r w:rsidR="003445A0" w:rsidRPr="0042773F">
        <w:rPr>
          <w:i/>
        </w:rPr>
        <w:t>p</w:t>
      </w:r>
      <w:r w:rsidR="003445A0" w:rsidRPr="0042773F">
        <w:t xml:space="preserve"> &gt; 0.1, </w:t>
      </w:r>
      <w:r w:rsidR="003445A0" w:rsidRPr="0042773F">
        <w:rPr>
          <w:i/>
        </w:rPr>
        <w:sym w:font="Symbol" w:char="F068"/>
      </w:r>
      <w:r w:rsidR="003445A0" w:rsidRPr="0042773F">
        <w:rPr>
          <w:i/>
          <w:vertAlign w:val="superscript"/>
        </w:rPr>
        <w:t>2</w:t>
      </w:r>
      <w:r w:rsidR="003445A0" w:rsidRPr="0042773F">
        <w:t xml:space="preserve"> = 0.01).</w:t>
      </w:r>
      <w:r w:rsidR="005A6D01" w:rsidRPr="0042773F">
        <w:t xml:space="preserve"> </w:t>
      </w:r>
      <w:r w:rsidR="00CC09B2" w:rsidRPr="0042773F">
        <w:t xml:space="preserve">Altogether, these results </w:t>
      </w:r>
      <w:r w:rsidR="00E66241" w:rsidRPr="0042773F">
        <w:t>suggest</w:t>
      </w:r>
      <w:r w:rsidR="00CC09B2" w:rsidRPr="0042773F">
        <w:t xml:space="preserve"> that discrimination accuracy increases as perceptual grouping gets stronger but is not affected by the number of targets</w:t>
      </w:r>
      <w:r w:rsidR="005229D5" w:rsidRPr="0042773F">
        <w:t xml:space="preserve"> when perceptual grouping is matched</w:t>
      </w:r>
      <w:r w:rsidR="00CC09B2" w:rsidRPr="0042773F">
        <w:t>.</w:t>
      </w:r>
    </w:p>
    <w:p w14:paraId="406E00DC" w14:textId="0E897130" w:rsidR="006F04F4" w:rsidRPr="0042773F" w:rsidRDefault="006F04F4" w:rsidP="00CD5F21">
      <w:pPr>
        <w:outlineLvl w:val="0"/>
        <w:rPr>
          <w:b/>
        </w:rPr>
      </w:pPr>
      <w:r w:rsidRPr="0042773F">
        <w:rPr>
          <w:noProof/>
        </w:rPr>
        <w:lastRenderedPageBreak/>
        <w:drawing>
          <wp:anchor distT="0" distB="0" distL="114300" distR="114300" simplePos="0" relativeHeight="251658240" behindDoc="0" locked="0" layoutInCell="1" allowOverlap="1" wp14:anchorId="5723CED6" wp14:editId="17F9285C">
            <wp:simplePos x="0" y="0"/>
            <wp:positionH relativeFrom="column">
              <wp:posOffset>-29210</wp:posOffset>
            </wp:positionH>
            <wp:positionV relativeFrom="paragraph">
              <wp:posOffset>0</wp:posOffset>
            </wp:positionV>
            <wp:extent cx="5680710" cy="5680710"/>
            <wp:effectExtent l="0" t="0" r="0"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680710" cy="5680710"/>
                    </a:xfrm>
                    <a:prstGeom prst="rect">
                      <a:avLst/>
                    </a:prstGeom>
                  </pic:spPr>
                </pic:pic>
              </a:graphicData>
            </a:graphic>
            <wp14:sizeRelH relativeFrom="page">
              <wp14:pctWidth>0</wp14:pctWidth>
            </wp14:sizeRelH>
            <wp14:sizeRelV relativeFrom="page">
              <wp14:pctHeight>0</wp14:pctHeight>
            </wp14:sizeRelV>
          </wp:anchor>
        </w:drawing>
      </w:r>
      <w:r w:rsidRPr="0042773F">
        <w:rPr>
          <w:b/>
        </w:rPr>
        <w:t>Figure 2.</w:t>
      </w:r>
      <w:r w:rsidRPr="0042773F">
        <w:t xml:space="preserve"> </w:t>
      </w:r>
      <w:r w:rsidRPr="0042773F">
        <w:rPr>
          <w:b/>
        </w:rPr>
        <w:t xml:space="preserve">Task and results of Experiment 2. A. Representative displays for equated targets to distractors ratios. </w:t>
      </w:r>
      <w:r w:rsidRPr="0042773F">
        <w:t>Participants reported whether the top or bottom corner was cut-off from one odd-colored target. Either one (top row) or two (bottom row) targets were presented on each trial. On two-target trials, each target shape was randomly selected, resulting in trials where targets were identical (</w:t>
      </w:r>
      <w:proofErr w:type="spellStart"/>
      <w:r w:rsidR="00A00C6B" w:rsidRPr="0042773F">
        <w:t>T</w:t>
      </w:r>
      <w:r w:rsidR="00A00C6B" w:rsidRPr="00147390">
        <w:rPr>
          <w:vertAlign w:val="subscript"/>
        </w:rPr>
        <w:t>same</w:t>
      </w:r>
      <w:proofErr w:type="spellEnd"/>
      <w:r w:rsidRPr="0042773F">
        <w:t>) or opposite (</w:t>
      </w:r>
      <w:proofErr w:type="spellStart"/>
      <w:r w:rsidR="00A00C6B" w:rsidRPr="0042773F">
        <w:t>T</w:t>
      </w:r>
      <w:r w:rsidR="00A00C6B" w:rsidRPr="006E1618">
        <w:rPr>
          <w:vertAlign w:val="subscript"/>
        </w:rPr>
        <w:t>different</w:t>
      </w:r>
      <w:proofErr w:type="spellEnd"/>
      <w:r w:rsidRPr="0042773F">
        <w:t xml:space="preserve">). We manipulated the number of distractors to equate the targets to distractors ratio between one-target and two-target trials on a subset of trials. In each column here, we present example displays for each matched targets to distractors ratio, 1:2 (left), 1:3 (middle), and 1:5 (right). </w:t>
      </w:r>
      <w:r w:rsidRPr="0042773F">
        <w:rPr>
          <w:b/>
        </w:rPr>
        <w:t>B.</w:t>
      </w:r>
      <w:r w:rsidRPr="0042773F">
        <w:t xml:space="preserve"> </w:t>
      </w:r>
      <w:r w:rsidRPr="0042773F">
        <w:rPr>
          <w:b/>
        </w:rPr>
        <w:t>Mean reaction time as a function of targets to distractors ratio.</w:t>
      </w:r>
      <w:r w:rsidRPr="0042773F">
        <w:t xml:space="preserve"> One-target trials are presented in blue and two-target trials are presented in purple. Reaction time did not differ between one-target and two-target trials when the targets to distractors ratio was equated. </w:t>
      </w:r>
      <w:r w:rsidRPr="0042773F">
        <w:rPr>
          <w:b/>
        </w:rPr>
        <w:t>C. Mean reaction time in two-target trials.</w:t>
      </w:r>
      <w:r w:rsidRPr="0042773F">
        <w:t xml:space="preserve"> Reaction time differed depending on whether targets were identical (</w:t>
      </w:r>
      <w:proofErr w:type="spellStart"/>
      <w:r w:rsidR="00A00C6B" w:rsidRPr="0042773F">
        <w:t>T</w:t>
      </w:r>
      <w:r w:rsidR="00A00C6B" w:rsidRPr="00147390">
        <w:rPr>
          <w:vertAlign w:val="subscript"/>
        </w:rPr>
        <w:t>same</w:t>
      </w:r>
      <w:proofErr w:type="spellEnd"/>
      <w:r w:rsidRPr="0042773F">
        <w:t>, pink) or opposite (</w:t>
      </w:r>
      <w:proofErr w:type="spellStart"/>
      <w:r w:rsidR="00A00C6B" w:rsidRPr="0042773F">
        <w:t>T</w:t>
      </w:r>
      <w:r w:rsidR="00A00C6B" w:rsidRPr="006E1618">
        <w:rPr>
          <w:vertAlign w:val="subscript"/>
        </w:rPr>
        <w:t>different</w:t>
      </w:r>
      <w:proofErr w:type="spellEnd"/>
      <w:r w:rsidRPr="0042773F">
        <w:t>, dark purple) as well as the number of distractors increased. Error bars represent the between-participants standard error of the mean (</w:t>
      </w:r>
      <w:proofErr w:type="spellStart"/>
      <w:r w:rsidRPr="0042773F">
        <w:t>s.e.m.</w:t>
      </w:r>
      <w:proofErr w:type="spellEnd"/>
      <w:r w:rsidRPr="0042773F">
        <w:t>).</w:t>
      </w:r>
    </w:p>
    <w:p w14:paraId="5BF7C0A5" w14:textId="2298A5CA" w:rsidR="00A22571" w:rsidRPr="0042773F" w:rsidRDefault="00470C60" w:rsidP="00DF2EEC">
      <w:pPr>
        <w:spacing w:line="480" w:lineRule="auto"/>
        <w:ind w:firstLine="720"/>
        <w:outlineLvl w:val="0"/>
      </w:pPr>
      <w:r w:rsidRPr="0042773F">
        <w:lastRenderedPageBreak/>
        <w:t xml:space="preserve">We </w:t>
      </w:r>
      <w:r w:rsidR="006E26E8" w:rsidRPr="0042773F">
        <w:t xml:space="preserve">next </w:t>
      </w:r>
      <w:r w:rsidRPr="0042773F">
        <w:t xml:space="preserve">compared </w:t>
      </w:r>
      <w:r w:rsidR="007A603A" w:rsidRPr="0042773F">
        <w:t>reaction time</w:t>
      </w:r>
      <w:r w:rsidR="00254D41" w:rsidRPr="0042773F">
        <w:t xml:space="preserve">s in </w:t>
      </w:r>
      <w:r w:rsidRPr="0042773F">
        <w:t>the one</w:t>
      </w:r>
      <w:r w:rsidR="00615167" w:rsidRPr="0042773F">
        <w:t>-target</w:t>
      </w:r>
      <w:r w:rsidRPr="0042773F">
        <w:t xml:space="preserve"> and </w:t>
      </w:r>
      <w:r w:rsidR="007E1D37" w:rsidRPr="0042773F">
        <w:t xml:space="preserve">two-target </w:t>
      </w:r>
      <w:r w:rsidRPr="0042773F">
        <w:t>conditions</w:t>
      </w:r>
      <w:r w:rsidR="00335686" w:rsidRPr="0042773F">
        <w:t>. As Fig</w:t>
      </w:r>
      <w:r w:rsidR="00B53CB2" w:rsidRPr="0042773F">
        <w:t>ure 2B</w:t>
      </w:r>
      <w:r w:rsidR="00D972BC" w:rsidRPr="0042773F">
        <w:t xml:space="preserve"> </w:t>
      </w:r>
      <w:r w:rsidR="00335686" w:rsidRPr="0042773F">
        <w:t xml:space="preserve">demonstrates, </w:t>
      </w:r>
      <w:r w:rsidR="007A603A" w:rsidRPr="0042773F">
        <w:t>reaction time</w:t>
      </w:r>
      <w:r w:rsidR="00D37F00" w:rsidRPr="0042773F">
        <w:t xml:space="preserve"> decreased as the targets to distractors ratio decreased </w:t>
      </w:r>
      <w:r w:rsidR="00905581" w:rsidRPr="0042773F">
        <w:t>from 1:2 to 1:5</w:t>
      </w:r>
      <w:r w:rsidR="00217FEA" w:rsidRPr="0042773F">
        <w:t xml:space="preserve">. </w:t>
      </w:r>
      <w:r w:rsidR="002D7D69" w:rsidRPr="0042773F">
        <w:t xml:space="preserve">This result </w:t>
      </w:r>
      <w:r w:rsidR="0081646D">
        <w:t>is</w:t>
      </w:r>
      <w:r w:rsidR="0081646D" w:rsidRPr="0042773F">
        <w:t xml:space="preserve"> </w:t>
      </w:r>
      <w:r w:rsidR="002D7D69" w:rsidRPr="0042773F">
        <w:t xml:space="preserve">consistent with prior studies demonstrating </w:t>
      </w:r>
      <w:r w:rsidR="001028B9" w:rsidRPr="0042773F">
        <w:t xml:space="preserve">decreasing </w:t>
      </w:r>
      <w:r w:rsidR="007A603A" w:rsidRPr="0042773F">
        <w:t>reaction time</w:t>
      </w:r>
      <w:r w:rsidR="001028B9" w:rsidRPr="0042773F">
        <w:t xml:space="preserve">s as the number of </w:t>
      </w:r>
      <w:r w:rsidR="00306766" w:rsidRPr="0042773F">
        <w:t xml:space="preserve">homogenous </w:t>
      </w:r>
      <w:r w:rsidR="001028B9" w:rsidRPr="0042773F">
        <w:t>distractors increase</w:t>
      </w:r>
      <w:r w:rsidR="002763CA" w:rsidRPr="0042773F">
        <w:t xml:space="preserve"> (e.g., </w:t>
      </w:r>
      <w:r w:rsidR="004F4429" w:rsidRPr="0042773F">
        <w:t xml:space="preserve">Duncan &amp; Humphreys, 1989; </w:t>
      </w:r>
      <w:r w:rsidR="002763CA" w:rsidRPr="0042773F">
        <w:t>Bravo &amp; Nakayama, 1992</w:t>
      </w:r>
      <w:r w:rsidR="00E26376" w:rsidRPr="0042773F">
        <w:t>; Song &amp; Nakayama, 2006</w:t>
      </w:r>
      <w:r w:rsidR="005F10CC" w:rsidRPr="0042773F">
        <w:t>; Song et al., 2008</w:t>
      </w:r>
      <w:r w:rsidR="002763CA" w:rsidRPr="0042773F">
        <w:t>).</w:t>
      </w:r>
      <w:r w:rsidR="002D7D69" w:rsidRPr="0042773F">
        <w:t xml:space="preserve"> </w:t>
      </w:r>
      <w:r w:rsidR="00E016D1" w:rsidRPr="0042773F">
        <w:t xml:space="preserve">This decrease was </w:t>
      </w:r>
      <w:r w:rsidR="002D7D69" w:rsidRPr="0042773F">
        <w:t xml:space="preserve">confirmed by a significant main effect of </w:t>
      </w:r>
      <w:r w:rsidR="00E016D1" w:rsidRPr="0042773F">
        <w:t xml:space="preserve">targets to distractors </w:t>
      </w:r>
      <w:r w:rsidR="002D7D69" w:rsidRPr="0042773F">
        <w:t>ratio (</w:t>
      </w:r>
      <w:r w:rsidR="002D7D69" w:rsidRPr="0042773F">
        <w:rPr>
          <w:i/>
        </w:rPr>
        <w:t>F</w:t>
      </w:r>
      <w:r w:rsidR="002D7D69" w:rsidRPr="0042773F">
        <w:rPr>
          <w:vertAlign w:val="subscript"/>
        </w:rPr>
        <w:t>2,14</w:t>
      </w:r>
      <w:r w:rsidR="002D7D69" w:rsidRPr="0042773F">
        <w:t xml:space="preserve"> = 7.18, </w:t>
      </w:r>
      <w:r w:rsidR="002D7D69" w:rsidRPr="0042773F">
        <w:rPr>
          <w:i/>
        </w:rPr>
        <w:t>p</w:t>
      </w:r>
      <w:r w:rsidR="002D7D69" w:rsidRPr="0042773F">
        <w:t xml:space="preserve"> &lt; 0.005, </w:t>
      </w:r>
      <w:r w:rsidR="002D7D69" w:rsidRPr="0042773F">
        <w:rPr>
          <w:i/>
        </w:rPr>
        <w:sym w:font="Symbol" w:char="F068"/>
      </w:r>
      <w:r w:rsidR="002D7D69" w:rsidRPr="0042773F">
        <w:rPr>
          <w:i/>
          <w:vertAlign w:val="superscript"/>
        </w:rPr>
        <w:t>2</w:t>
      </w:r>
      <w:r w:rsidR="002D7D69" w:rsidRPr="0042773F">
        <w:t xml:space="preserve"> = 0.05) when we </w:t>
      </w:r>
      <w:r w:rsidR="005F10CC" w:rsidRPr="0042773F">
        <w:t>conducted a</w:t>
      </w:r>
      <w:r w:rsidR="002D7D69" w:rsidRPr="0042773F">
        <w:t xml:space="preserve"> </w:t>
      </w:r>
      <w:r w:rsidR="00E86C8F" w:rsidRPr="0042773F">
        <w:t xml:space="preserve">two-way repeated measures ANOVA </w:t>
      </w:r>
      <w:r w:rsidR="00C97C69" w:rsidRPr="0042773F">
        <w:t xml:space="preserve">with factors </w:t>
      </w:r>
      <w:r w:rsidR="00E86C8F" w:rsidRPr="0042773F">
        <w:t>number of targets</w:t>
      </w:r>
      <w:r w:rsidR="00217FEA" w:rsidRPr="0042773F">
        <w:t xml:space="preserve"> (one vs. two)</w:t>
      </w:r>
      <w:r w:rsidR="00E86C8F" w:rsidRPr="0042773F">
        <w:t xml:space="preserve"> </w:t>
      </w:r>
      <w:r w:rsidR="00C97C69" w:rsidRPr="0042773F">
        <w:t xml:space="preserve">and </w:t>
      </w:r>
      <w:r w:rsidR="00344823" w:rsidRPr="0042773F">
        <w:t>targets to distractors ratio</w:t>
      </w:r>
      <w:r w:rsidR="00E86C8F" w:rsidRPr="0042773F">
        <w:t xml:space="preserve"> </w:t>
      </w:r>
      <w:r w:rsidR="00217FEA" w:rsidRPr="0042773F">
        <w:t xml:space="preserve">(1:2, 1:3, </w:t>
      </w:r>
      <w:r w:rsidR="005F10CC" w:rsidRPr="0042773F">
        <w:t xml:space="preserve">and </w:t>
      </w:r>
      <w:r w:rsidR="00217FEA" w:rsidRPr="0042773F">
        <w:t>1:5)</w:t>
      </w:r>
      <w:r w:rsidR="002D7D69" w:rsidRPr="0042773F">
        <w:t xml:space="preserve">. </w:t>
      </w:r>
      <w:r w:rsidR="00E479E1" w:rsidRPr="0042773F">
        <w:t xml:space="preserve">However, </w:t>
      </w:r>
      <w:r w:rsidR="002D7D69" w:rsidRPr="0042773F">
        <w:t xml:space="preserve">we did not observe a significant </w:t>
      </w:r>
      <w:r w:rsidR="00E479E1" w:rsidRPr="0042773F">
        <w:t>difference between the one</w:t>
      </w:r>
      <w:r w:rsidR="002C4DC8" w:rsidRPr="0042773F">
        <w:t>-target</w:t>
      </w:r>
      <w:r w:rsidR="00E479E1" w:rsidRPr="0042773F">
        <w:t xml:space="preserve"> </w:t>
      </w:r>
      <w:r w:rsidR="00D972BC" w:rsidRPr="0042773F">
        <w:t>(blue</w:t>
      </w:r>
      <w:r w:rsidR="00EE3DA4" w:rsidRPr="0042773F">
        <w:t xml:space="preserve"> markers</w:t>
      </w:r>
      <w:r w:rsidR="00D972BC" w:rsidRPr="0042773F">
        <w:t xml:space="preserve">) </w:t>
      </w:r>
      <w:r w:rsidR="00E479E1" w:rsidRPr="0042773F">
        <w:t xml:space="preserve">and </w:t>
      </w:r>
      <w:r w:rsidR="007E1D37" w:rsidRPr="0042773F">
        <w:t xml:space="preserve">two-target </w:t>
      </w:r>
      <w:r w:rsidR="00E479E1" w:rsidRPr="0042773F">
        <w:t>conditions</w:t>
      </w:r>
      <w:r w:rsidR="00D972BC" w:rsidRPr="0042773F">
        <w:t xml:space="preserve"> </w:t>
      </w:r>
      <w:r w:rsidR="00E479E1" w:rsidRPr="0042773F">
        <w:t>(</w:t>
      </w:r>
      <w:r w:rsidR="0004274F" w:rsidRPr="0042773F">
        <w:t>purple</w:t>
      </w:r>
      <w:r w:rsidR="00EE3DA4" w:rsidRPr="0042773F">
        <w:t xml:space="preserve"> markers</w:t>
      </w:r>
      <w:r w:rsidR="00BF2B39" w:rsidRPr="0042773F">
        <w:t xml:space="preserve">; </w:t>
      </w:r>
      <w:r w:rsidR="00E479E1" w:rsidRPr="0042773F">
        <w:rPr>
          <w:i/>
        </w:rPr>
        <w:t>F</w:t>
      </w:r>
      <w:r w:rsidR="00E479E1" w:rsidRPr="0042773F">
        <w:rPr>
          <w:vertAlign w:val="subscript"/>
        </w:rPr>
        <w:t>2,14</w:t>
      </w:r>
      <w:r w:rsidR="00E479E1" w:rsidRPr="0042773F">
        <w:t xml:space="preserve"> = 2.53,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 xml:space="preserve">) and no interaction with the </w:t>
      </w:r>
      <w:r w:rsidR="00344823" w:rsidRPr="0042773F">
        <w:t>targets to distractors ratio</w:t>
      </w:r>
      <w:r w:rsidR="00E479E1" w:rsidRPr="0042773F">
        <w:t xml:space="preserve"> (</w:t>
      </w:r>
      <w:r w:rsidR="00E479E1" w:rsidRPr="0042773F">
        <w:rPr>
          <w:i/>
        </w:rPr>
        <w:t>F</w:t>
      </w:r>
      <w:r w:rsidR="00E479E1" w:rsidRPr="0042773F">
        <w:rPr>
          <w:vertAlign w:val="subscript"/>
        </w:rPr>
        <w:t>2,14</w:t>
      </w:r>
      <w:r w:rsidR="00E479E1" w:rsidRPr="0042773F">
        <w:t xml:space="preserve"> = 2.08,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w:t>
      </w:r>
      <w:r w:rsidR="002D7D69" w:rsidRPr="0042773F">
        <w:t xml:space="preserve">. </w:t>
      </w:r>
      <w:r w:rsidR="00415BD5" w:rsidRPr="0042773F">
        <w:t>These results</w:t>
      </w:r>
      <w:r w:rsidR="002D7D69" w:rsidRPr="0042773F">
        <w:t xml:space="preserve"> suggest that </w:t>
      </w:r>
      <w:r w:rsidR="00E479E1" w:rsidRPr="0042773F">
        <w:t>when perceptual grouping was matched between one</w:t>
      </w:r>
      <w:r w:rsidR="00EF6B38" w:rsidRPr="0042773F">
        <w:t>-target</w:t>
      </w:r>
      <w:r w:rsidR="00E479E1" w:rsidRPr="0042773F">
        <w:t xml:space="preserve"> and </w:t>
      </w:r>
      <w:r w:rsidR="007E1D37" w:rsidRPr="0042773F">
        <w:t xml:space="preserve">two-target </w:t>
      </w:r>
      <w:r w:rsidR="00E479E1" w:rsidRPr="0042773F">
        <w:t>trials</w:t>
      </w:r>
      <w:r w:rsidR="00810400" w:rsidRPr="0042773F">
        <w:t>,</w:t>
      </w:r>
      <w:r w:rsidR="00E479E1" w:rsidRPr="0042773F">
        <w:t xml:space="preserve"> </w:t>
      </w:r>
      <w:r w:rsidR="007A603A" w:rsidRPr="0042773F">
        <w:t>reaction time</w:t>
      </w:r>
      <w:r w:rsidR="00E479E1" w:rsidRPr="0042773F">
        <w:t xml:space="preserve"> </w:t>
      </w:r>
      <w:r w:rsidR="002D7DCB" w:rsidRPr="0042773F">
        <w:t>was similar</w:t>
      </w:r>
      <w:r w:rsidR="0084629C" w:rsidRPr="0042773F">
        <w:t>.</w:t>
      </w:r>
      <w:r w:rsidR="00894E4E" w:rsidRPr="0042773F">
        <w:t xml:space="preserve"> </w:t>
      </w:r>
      <w:r w:rsidR="00A22571" w:rsidRPr="0042773F">
        <w:t xml:space="preserve">Therefore, to some extent, redundancy cost during discrimination shown in Exp. 1 </w:t>
      </w:r>
      <w:r w:rsidR="0081646D">
        <w:t>is determined</w:t>
      </w:r>
      <w:r w:rsidR="00A22571" w:rsidRPr="0042773F">
        <w:t xml:space="preserve"> by the strength of perceptual grouping. </w:t>
      </w:r>
    </w:p>
    <w:p w14:paraId="6ED02BCA" w14:textId="13165CEE" w:rsidR="0059162C" w:rsidRPr="00F3452B" w:rsidRDefault="00352036" w:rsidP="00A67669">
      <w:pPr>
        <w:spacing w:line="480" w:lineRule="auto"/>
        <w:outlineLvl w:val="0"/>
        <w:rPr>
          <w:b/>
          <w:bCs/>
        </w:rPr>
      </w:pPr>
      <w:r w:rsidRPr="0042773F" w:rsidDel="00352036">
        <w:t xml:space="preserve"> </w:t>
      </w:r>
      <w:r w:rsidR="005A3597" w:rsidRPr="00F3452B">
        <w:rPr>
          <w:b/>
          <w:bCs/>
          <w:i/>
        </w:rPr>
        <w:t xml:space="preserve">Effect of same or different targets </w:t>
      </w:r>
      <w:r w:rsidR="00A92E6E" w:rsidRPr="00F3452B">
        <w:rPr>
          <w:b/>
          <w:bCs/>
          <w:i/>
        </w:rPr>
        <w:t>o</w:t>
      </w:r>
      <w:r w:rsidR="005A3597" w:rsidRPr="00F3452B">
        <w:rPr>
          <w:b/>
          <w:bCs/>
          <w:i/>
        </w:rPr>
        <w:t xml:space="preserve">n </w:t>
      </w:r>
      <w:r w:rsidR="007E1D37" w:rsidRPr="00F3452B">
        <w:rPr>
          <w:b/>
          <w:bCs/>
          <w:i/>
        </w:rPr>
        <w:t xml:space="preserve">two-target </w:t>
      </w:r>
      <w:r w:rsidR="005A3597" w:rsidRPr="00F3452B">
        <w:rPr>
          <w:b/>
          <w:bCs/>
          <w:i/>
        </w:rPr>
        <w:t xml:space="preserve">discrimination  </w:t>
      </w:r>
    </w:p>
    <w:p w14:paraId="7013CB59" w14:textId="41AFFD9E" w:rsidR="006A30C7" w:rsidRPr="0042773F" w:rsidRDefault="00894E4E" w:rsidP="00A67669">
      <w:pPr>
        <w:spacing w:line="480" w:lineRule="auto"/>
        <w:ind w:firstLine="720"/>
        <w:outlineLvl w:val="0"/>
      </w:pPr>
      <w:r w:rsidRPr="0042773F">
        <w:t>N</w:t>
      </w:r>
      <w:r w:rsidR="0081646D">
        <w:t>ext</w:t>
      </w:r>
      <w:r w:rsidRPr="0042773F">
        <w:t xml:space="preserve">, </w:t>
      </w:r>
      <w:r w:rsidR="00A22571" w:rsidRPr="0042773F">
        <w:t xml:space="preserve">we shifted our focus to the two-target conditions </w:t>
      </w:r>
      <w:r w:rsidR="00A22571" w:rsidRPr="0042773F">
        <w:rPr>
          <w:rFonts w:eastAsia="Times New Roman"/>
          <w:lang w:eastAsia="ko-KR"/>
        </w:rPr>
        <w:t xml:space="preserve">to </w:t>
      </w:r>
      <w:r w:rsidR="003A6E28">
        <w:rPr>
          <w:rFonts w:eastAsia="Times New Roman"/>
          <w:lang w:eastAsia="ko-KR"/>
        </w:rPr>
        <w:t>determine</w:t>
      </w:r>
      <w:r w:rsidR="003A6E28" w:rsidRPr="0042773F">
        <w:rPr>
          <w:rFonts w:eastAsia="Times New Roman"/>
          <w:lang w:eastAsia="ko-KR"/>
        </w:rPr>
        <w:t xml:space="preserve"> </w:t>
      </w:r>
      <w:r w:rsidR="006A30C7" w:rsidRPr="0042773F">
        <w:t>how</w:t>
      </w:r>
      <w:r w:rsidR="00A22571" w:rsidRPr="0042773F">
        <w:t xml:space="preserve"> both targets sharing the same cut-off side and potential response modulates performance</w:t>
      </w:r>
      <w:r w:rsidR="006A30C7" w:rsidRPr="0042773F">
        <w:t xml:space="preserve"> as perceptual grouping increases </w:t>
      </w:r>
      <w:r w:rsidR="00A22571" w:rsidRPr="0042773F">
        <w:t xml:space="preserve">by comparing </w:t>
      </w:r>
      <w:proofErr w:type="spellStart"/>
      <w:r w:rsidR="00A00C6B" w:rsidRPr="0042773F">
        <w:t>T</w:t>
      </w:r>
      <w:r w:rsidR="00A00C6B" w:rsidRPr="00147390">
        <w:rPr>
          <w:vertAlign w:val="subscript"/>
        </w:rPr>
        <w:t>same</w:t>
      </w:r>
      <w:proofErr w:type="spellEnd"/>
      <w:r w:rsidR="00A22571" w:rsidRPr="0042773F">
        <w:t xml:space="preserve"> and </w:t>
      </w:r>
      <w:proofErr w:type="spellStart"/>
      <w:r w:rsidR="00A00C6B" w:rsidRPr="0042773F">
        <w:t>T</w:t>
      </w:r>
      <w:r w:rsidR="00A00C6B" w:rsidRPr="006E1618">
        <w:rPr>
          <w:vertAlign w:val="subscript"/>
        </w:rPr>
        <w:t>different</w:t>
      </w:r>
      <w:proofErr w:type="spellEnd"/>
      <w:r w:rsidR="00A22571" w:rsidRPr="0042773F">
        <w:t xml:space="preserve"> conditions</w:t>
      </w:r>
      <w:r w:rsidR="006A30C7" w:rsidRPr="0042773F">
        <w:t xml:space="preserve">. </w:t>
      </w:r>
      <w:r w:rsidR="00A22571" w:rsidRPr="0042773F">
        <w:t xml:space="preserve"> </w:t>
      </w:r>
    </w:p>
    <w:p w14:paraId="7FDC619C" w14:textId="16CCD3B8" w:rsidR="006A30C7" w:rsidRPr="0042773F" w:rsidRDefault="00A22571" w:rsidP="00A67669">
      <w:pPr>
        <w:spacing w:line="480" w:lineRule="auto"/>
        <w:ind w:firstLine="720"/>
        <w:outlineLvl w:val="0"/>
      </w:pPr>
      <w:r w:rsidRPr="0042773F">
        <w:t>We confirmed that participants overall performed the two target conditions well (</w:t>
      </w:r>
      <w:proofErr w:type="spellStart"/>
      <w:r w:rsidR="00A00C6B" w:rsidRPr="0042773F">
        <w:t>T</w:t>
      </w:r>
      <w:r w:rsidR="00A00C6B" w:rsidRPr="00147390">
        <w:rPr>
          <w:vertAlign w:val="subscript"/>
        </w:rPr>
        <w:t>same</w:t>
      </w:r>
      <w:proofErr w:type="spellEnd"/>
      <w:r w:rsidRPr="0042773F">
        <w:t>:</w:t>
      </w:r>
      <w:r w:rsidR="00C96179" w:rsidRPr="0042773F">
        <w:t xml:space="preserve"> 93.9% </w:t>
      </w:r>
      <w:r w:rsidR="00C96179" w:rsidRPr="0042773F">
        <w:sym w:font="Symbol" w:char="F0B1"/>
      </w:r>
      <w:r w:rsidR="00F228CC" w:rsidRPr="0042773F">
        <w:t xml:space="preserve"> 1%</w:t>
      </w:r>
      <w:r w:rsidRPr="0042773F">
        <w:t>)</w:t>
      </w:r>
      <w:r w:rsidR="00C96179" w:rsidRPr="0042773F">
        <w:t xml:space="preserve">. </w:t>
      </w:r>
      <w:r w:rsidR="0041655A" w:rsidRPr="0042773F">
        <w:t>S</w:t>
      </w:r>
      <w:r w:rsidR="006A30C7" w:rsidRPr="0042773F">
        <w:t xml:space="preserve">ince </w:t>
      </w:r>
      <w:r w:rsidR="0041655A" w:rsidRPr="0042773F">
        <w:t xml:space="preserve">the </w:t>
      </w:r>
      <w:r w:rsidR="006A30C7" w:rsidRPr="0042773F">
        <w:t xml:space="preserve">perceptual grouping was always equated between </w:t>
      </w:r>
      <w:proofErr w:type="spellStart"/>
      <w:r w:rsidR="00A00C6B" w:rsidRPr="0042773F">
        <w:t>T</w:t>
      </w:r>
      <w:r w:rsidR="00A00C6B" w:rsidRPr="00147390">
        <w:rPr>
          <w:vertAlign w:val="subscript"/>
        </w:rPr>
        <w:t>same</w:t>
      </w:r>
      <w:proofErr w:type="spellEnd"/>
      <w:r w:rsidR="006A30C7" w:rsidRPr="0042773F">
        <w:t xml:space="preserve"> and </w:t>
      </w:r>
      <w:proofErr w:type="spellStart"/>
      <w:r w:rsidR="00A00C6B" w:rsidRPr="0042773F">
        <w:t>T</w:t>
      </w:r>
      <w:r w:rsidR="00A00C6B" w:rsidRPr="006E1618">
        <w:rPr>
          <w:vertAlign w:val="subscript"/>
        </w:rPr>
        <w:t>different</w:t>
      </w:r>
      <w:proofErr w:type="spellEnd"/>
      <w:r w:rsidR="006A30C7" w:rsidRPr="0042773F">
        <w:t xml:space="preserve"> trials, we</w:t>
      </w:r>
      <w:r w:rsidR="00C90466" w:rsidRPr="0042773F">
        <w:t xml:space="preserve"> </w:t>
      </w:r>
      <w:r w:rsidR="006A30C7" w:rsidRPr="0042773F">
        <w:t xml:space="preserve">included </w:t>
      </w:r>
      <w:r w:rsidR="00DF0C05" w:rsidRPr="0042773F">
        <w:t xml:space="preserve">performance </w:t>
      </w:r>
      <w:r w:rsidR="00FB219D" w:rsidRPr="0042773F">
        <w:t xml:space="preserve">at each </w:t>
      </w:r>
      <w:r w:rsidR="00DE225D" w:rsidRPr="0042773F">
        <w:t xml:space="preserve">total </w:t>
      </w:r>
      <w:r w:rsidR="00FB219D" w:rsidRPr="0042773F">
        <w:t xml:space="preserve">number of </w:t>
      </w:r>
      <w:del w:id="270" w:author="Wilmott, James" w:date="2022-01-05T12:20:00Z">
        <w:r w:rsidR="00FB219D" w:rsidRPr="0042773F" w:rsidDel="0007388D">
          <w:delText>stimuli</w:delText>
        </w:r>
        <w:r w:rsidR="00DF0C05" w:rsidRPr="0042773F" w:rsidDel="0007388D">
          <w:delText xml:space="preserve"> </w:delText>
        </w:r>
      </w:del>
      <w:ins w:id="271" w:author="Wilmott, James" w:date="2022-01-05T12:20:00Z">
        <w:r w:rsidR="0007388D">
          <w:t>distractors</w:t>
        </w:r>
        <w:r w:rsidR="0007388D" w:rsidRPr="0042773F">
          <w:t xml:space="preserve"> </w:t>
        </w:r>
      </w:ins>
      <w:r w:rsidR="00DF0C05" w:rsidRPr="0042773F">
        <w:t xml:space="preserve">used during the </w:t>
      </w:r>
      <w:r w:rsidR="007E1D37" w:rsidRPr="0042773F">
        <w:t xml:space="preserve">two-target </w:t>
      </w:r>
      <w:r w:rsidR="00DF0C05" w:rsidRPr="0042773F">
        <w:t>conditions</w:t>
      </w:r>
      <w:r w:rsidR="006A30C7" w:rsidRPr="0042773F">
        <w:t xml:space="preserve"> (3, 4, 6, 10, or 13 distractors)</w:t>
      </w:r>
      <w:r w:rsidR="00377AAE">
        <w:t xml:space="preserve"> rather than restricting our analysis to just the subset of conditions used to equate target to distractor ratio with the one target condition</w:t>
      </w:r>
      <w:r w:rsidR="006A30C7" w:rsidRPr="0042773F">
        <w:t xml:space="preserve">. </w:t>
      </w:r>
    </w:p>
    <w:p w14:paraId="3FB32A31" w14:textId="709641EE" w:rsidR="00931332" w:rsidRPr="0042773F" w:rsidRDefault="00451190" w:rsidP="00A67669">
      <w:pPr>
        <w:spacing w:line="480" w:lineRule="auto"/>
        <w:ind w:firstLine="720"/>
        <w:outlineLvl w:val="0"/>
      </w:pPr>
      <w:r w:rsidRPr="0042773F">
        <w:lastRenderedPageBreak/>
        <w:t>F</w:t>
      </w:r>
      <w:r w:rsidR="00127A22" w:rsidRPr="0042773F">
        <w:t>ig</w:t>
      </w:r>
      <w:r w:rsidR="00FB219D" w:rsidRPr="0042773F">
        <w:t>ure 2</w:t>
      </w:r>
      <w:r w:rsidR="00D972BC" w:rsidRPr="0042773F">
        <w:t>C</w:t>
      </w:r>
      <w:r w:rsidR="00127A22" w:rsidRPr="0042773F">
        <w:t xml:space="preserve"> shows that </w:t>
      </w:r>
      <w:proofErr w:type="spellStart"/>
      <w:r w:rsidR="00A00C6B" w:rsidRPr="0042773F">
        <w:t>T</w:t>
      </w:r>
      <w:r w:rsidR="00A00C6B" w:rsidRPr="00147390">
        <w:rPr>
          <w:vertAlign w:val="subscript"/>
        </w:rPr>
        <w:t>same</w:t>
      </w:r>
      <w:proofErr w:type="spellEnd"/>
      <w:r w:rsidR="00127A22" w:rsidRPr="0042773F" w:rsidDel="0010418E">
        <w:t xml:space="preserve"> </w:t>
      </w:r>
      <w:r w:rsidR="00127A22" w:rsidRPr="0042773F">
        <w:t>trials (</w:t>
      </w:r>
      <w:r w:rsidR="00D95568" w:rsidRPr="0042773F">
        <w:t xml:space="preserve">overall mean: </w:t>
      </w:r>
      <w:r w:rsidR="00B46443" w:rsidRPr="0042773F">
        <w:t xml:space="preserve">678 </w:t>
      </w:r>
      <w:r w:rsidR="00B46443" w:rsidRPr="0042773F">
        <w:sym w:font="Symbol" w:char="F0B1"/>
      </w:r>
      <w:r w:rsidR="00B46443" w:rsidRPr="0042773F">
        <w:t xml:space="preserve"> 13 </w:t>
      </w:r>
      <w:proofErr w:type="spellStart"/>
      <w:r w:rsidR="00B46443" w:rsidRPr="0042773F">
        <w:t>ms</w:t>
      </w:r>
      <w:proofErr w:type="spellEnd"/>
      <w:r w:rsidR="00D95568" w:rsidRPr="0042773F">
        <w:t xml:space="preserve">, </w:t>
      </w:r>
      <w:r w:rsidR="00127A22" w:rsidRPr="0042773F">
        <w:t xml:space="preserve">dark purple markers) are </w:t>
      </w:r>
      <w:r w:rsidR="00D972BC" w:rsidRPr="0042773F">
        <w:t xml:space="preserve">overall </w:t>
      </w:r>
      <w:r w:rsidR="00127A22" w:rsidRPr="0042773F">
        <w:t xml:space="preserve">faster than </w:t>
      </w:r>
      <w:proofErr w:type="spellStart"/>
      <w:r w:rsidR="00A00C6B" w:rsidRPr="0042773F">
        <w:t>T</w:t>
      </w:r>
      <w:r w:rsidR="00A00C6B" w:rsidRPr="006E1618">
        <w:rPr>
          <w:vertAlign w:val="subscript"/>
        </w:rPr>
        <w:t>different</w:t>
      </w:r>
      <w:proofErr w:type="spellEnd"/>
      <w:r w:rsidR="00127A22" w:rsidRPr="0042773F">
        <w:t xml:space="preserve"> trials</w:t>
      </w:r>
      <w:r w:rsidR="00F10032" w:rsidRPr="0042773F">
        <w:t xml:space="preserve"> </w:t>
      </w:r>
      <w:r w:rsidR="00127A22" w:rsidRPr="0042773F">
        <w:t>(</w:t>
      </w:r>
      <w:r w:rsidR="003D6E25" w:rsidRPr="0042773F">
        <w:t xml:space="preserve">718 </w:t>
      </w:r>
      <w:r w:rsidR="003D6E25" w:rsidRPr="0042773F">
        <w:sym w:font="Symbol" w:char="F0B1"/>
      </w:r>
      <w:r w:rsidR="003D6E25" w:rsidRPr="0042773F">
        <w:t xml:space="preserve"> 16 </w:t>
      </w:r>
      <w:proofErr w:type="spellStart"/>
      <w:r w:rsidR="003D6E25" w:rsidRPr="0042773F">
        <w:t>ms</w:t>
      </w:r>
      <w:proofErr w:type="spellEnd"/>
      <w:r w:rsidR="006857A4" w:rsidRPr="0042773F">
        <w:t>,</w:t>
      </w:r>
      <w:r w:rsidR="006C5322" w:rsidRPr="0042773F">
        <w:t xml:space="preserve"> </w:t>
      </w:r>
      <w:r w:rsidR="00127A22" w:rsidRPr="0042773F">
        <w:t xml:space="preserve">pink markers) across </w:t>
      </w:r>
      <w:r w:rsidR="00C813D2" w:rsidRPr="0042773F">
        <w:t xml:space="preserve">each </w:t>
      </w:r>
      <w:r w:rsidR="004C439F" w:rsidRPr="0042773F">
        <w:t>number of stimuli</w:t>
      </w:r>
      <w:r w:rsidR="00C813D2" w:rsidRPr="0042773F">
        <w:t xml:space="preserve"> presented</w:t>
      </w:r>
      <w:r w:rsidR="00127A22" w:rsidRPr="0042773F">
        <w:t xml:space="preserve"> (</w:t>
      </w:r>
      <w:r w:rsidR="00127A22" w:rsidRPr="0042773F">
        <w:rPr>
          <w:i/>
        </w:rPr>
        <w:t>F</w:t>
      </w:r>
      <w:r w:rsidR="00A85E92" w:rsidRPr="0042773F">
        <w:rPr>
          <w:vertAlign w:val="subscript"/>
        </w:rPr>
        <w:t>1</w:t>
      </w:r>
      <w:r w:rsidR="00127A22" w:rsidRPr="0042773F">
        <w:rPr>
          <w:vertAlign w:val="subscript"/>
        </w:rPr>
        <w:t>,14</w:t>
      </w:r>
      <w:r w:rsidR="00127A22" w:rsidRPr="0042773F">
        <w:t xml:space="preserve"> = </w:t>
      </w:r>
      <w:r w:rsidR="003643CF" w:rsidRPr="0042773F">
        <w:t>65.1</w:t>
      </w:r>
      <w:r w:rsidR="00127A22" w:rsidRPr="0042773F">
        <w:t xml:space="preserve">, </w:t>
      </w:r>
      <w:r w:rsidR="00127A22" w:rsidRPr="0042773F">
        <w:rPr>
          <w:i/>
        </w:rPr>
        <w:t>p</w:t>
      </w:r>
      <w:r w:rsidR="00127A22" w:rsidRPr="0042773F">
        <w:t xml:space="preserve"> &lt; 0.001, </w:t>
      </w:r>
      <w:r w:rsidR="00127A22" w:rsidRPr="0042773F">
        <w:rPr>
          <w:i/>
        </w:rPr>
        <w:sym w:font="Symbol" w:char="F068"/>
      </w:r>
      <w:r w:rsidR="00127A22" w:rsidRPr="0042773F">
        <w:rPr>
          <w:i/>
          <w:vertAlign w:val="superscript"/>
        </w:rPr>
        <w:t>2</w:t>
      </w:r>
      <w:r w:rsidR="00127A22" w:rsidRPr="0042773F">
        <w:t xml:space="preserve"> = 0.</w:t>
      </w:r>
      <w:r w:rsidR="00752E99" w:rsidRPr="0042773F">
        <w:t>09</w:t>
      </w:r>
      <w:r w:rsidR="00127A22" w:rsidRPr="0042773F">
        <w:t>).</w:t>
      </w:r>
      <w:r w:rsidR="003A5DF6" w:rsidRPr="0042773F">
        <w:t xml:space="preserve"> </w:t>
      </w:r>
      <w:r w:rsidR="00B560E1">
        <w:t>We</w:t>
      </w:r>
      <w:r w:rsidR="00EE3DA4" w:rsidRPr="0042773F">
        <w:t xml:space="preserve"> also confir</w:t>
      </w:r>
      <w:r w:rsidR="00D972BC" w:rsidRPr="0042773F">
        <w:t xml:space="preserve">med that </w:t>
      </w:r>
      <w:r w:rsidR="003A1A24" w:rsidRPr="0042773F">
        <w:t xml:space="preserve">increasing perceptual grouping facilitated search, as indicated by decreasing reaction times for increasing </w:t>
      </w:r>
      <w:r w:rsidR="00DE225D" w:rsidRPr="0042773F">
        <w:t xml:space="preserve">total </w:t>
      </w:r>
      <w:r w:rsidR="00F42C50" w:rsidRPr="0042773F">
        <w:t xml:space="preserve">number of </w:t>
      </w:r>
      <w:r w:rsidR="00CC73A2" w:rsidRPr="0042773F">
        <w:t xml:space="preserve">distractors </w:t>
      </w:r>
      <w:r w:rsidR="003A1A24" w:rsidRPr="0042773F">
        <w:t xml:space="preserve">shown </w:t>
      </w:r>
      <w:r w:rsidR="00203D53" w:rsidRPr="0042773F">
        <w:t>(</w:t>
      </w:r>
      <w:r w:rsidR="00203D53" w:rsidRPr="0042773F">
        <w:rPr>
          <w:i/>
        </w:rPr>
        <w:t>F</w:t>
      </w:r>
      <w:r w:rsidR="00203D53" w:rsidRPr="0042773F">
        <w:rPr>
          <w:vertAlign w:val="subscript"/>
        </w:rPr>
        <w:t>4,14</w:t>
      </w:r>
      <w:r w:rsidR="00203D53" w:rsidRPr="0042773F">
        <w:t xml:space="preserve"> = 17.33, </w:t>
      </w:r>
      <w:r w:rsidR="00203D53" w:rsidRPr="0042773F">
        <w:rPr>
          <w:i/>
        </w:rPr>
        <w:t>p</w:t>
      </w:r>
      <w:r w:rsidR="00203D53" w:rsidRPr="0042773F">
        <w:t xml:space="preserve"> &lt; 0.01, </w:t>
      </w:r>
      <w:r w:rsidR="00203D53" w:rsidRPr="0042773F">
        <w:rPr>
          <w:i/>
        </w:rPr>
        <w:sym w:font="Symbol" w:char="F068"/>
      </w:r>
      <w:r w:rsidR="00203D53" w:rsidRPr="0042773F">
        <w:rPr>
          <w:i/>
          <w:vertAlign w:val="superscript"/>
        </w:rPr>
        <w:t>2</w:t>
      </w:r>
      <w:r w:rsidR="00203D53" w:rsidRPr="0042773F">
        <w:t xml:space="preserve"> = </w:t>
      </w:r>
      <w:r w:rsidR="00203D53" w:rsidRPr="00C64C0B">
        <w:rPr>
          <w:color w:val="FF0000"/>
        </w:rPr>
        <w:t>0.1</w:t>
      </w:r>
      <w:r w:rsidR="00C64C0B" w:rsidRPr="00C64C0B">
        <w:rPr>
          <w:color w:val="FF0000"/>
        </w:rPr>
        <w:t>2</w:t>
      </w:r>
      <w:r w:rsidR="00203D53" w:rsidRPr="0042773F">
        <w:t>)</w:t>
      </w:r>
      <w:r w:rsidR="006C423B" w:rsidRPr="0042773F">
        <w:t>,</w:t>
      </w:r>
      <w:r w:rsidR="00203D53" w:rsidRPr="0042773F">
        <w:t xml:space="preserve"> wh</w:t>
      </w:r>
      <w:r w:rsidR="00D972BC" w:rsidRPr="0042773F">
        <w:t>ich is consistent with prior research (</w:t>
      </w:r>
      <w:r w:rsidR="000F4375" w:rsidRPr="0042773F">
        <w:t>e.g., Duncan &amp; Humphreys, 1989; Bravo &amp; Nakayama, 1992; Song &amp; Nakayama, 2006</w:t>
      </w:r>
      <w:r w:rsidR="00D972BC" w:rsidRPr="0042773F">
        <w:t>). There was no sign</w:t>
      </w:r>
      <w:r w:rsidR="00416920" w:rsidRPr="0042773F">
        <w:t>ificant interaction</w:t>
      </w:r>
      <w:r w:rsidR="00D972BC" w:rsidRPr="0042773F">
        <w:t xml:space="preserve"> </w:t>
      </w:r>
      <w:r w:rsidR="00203D53" w:rsidRPr="0042773F">
        <w:t>(</w:t>
      </w:r>
      <w:r w:rsidR="00203D53" w:rsidRPr="0042773F">
        <w:rPr>
          <w:i/>
        </w:rPr>
        <w:t>F</w:t>
      </w:r>
      <w:r w:rsidR="00203D53" w:rsidRPr="0042773F">
        <w:rPr>
          <w:vertAlign w:val="subscript"/>
        </w:rPr>
        <w:t>4,14</w:t>
      </w:r>
      <w:r w:rsidR="00203D53" w:rsidRPr="0042773F">
        <w:t xml:space="preserve"> = 1.96, </w:t>
      </w:r>
      <w:r w:rsidR="00203D53" w:rsidRPr="0042773F">
        <w:rPr>
          <w:i/>
        </w:rPr>
        <w:t>p</w:t>
      </w:r>
      <w:r w:rsidR="00203D53" w:rsidRPr="0042773F">
        <w:t xml:space="preserve"> &gt; 0.1, </w:t>
      </w:r>
      <w:r w:rsidR="00203D53" w:rsidRPr="0042773F">
        <w:rPr>
          <w:i/>
        </w:rPr>
        <w:sym w:font="Symbol" w:char="F068"/>
      </w:r>
      <w:r w:rsidR="00203D53" w:rsidRPr="0042773F">
        <w:rPr>
          <w:i/>
          <w:vertAlign w:val="superscript"/>
        </w:rPr>
        <w:t>2</w:t>
      </w:r>
      <w:r w:rsidR="00203D53" w:rsidRPr="0042773F">
        <w:t xml:space="preserve"> = 0.02).</w:t>
      </w:r>
      <w:r w:rsidR="003A1A24" w:rsidRPr="0042773F">
        <w:t xml:space="preserve"> </w:t>
      </w:r>
      <w:r w:rsidR="00B560E1">
        <w:t>Taken together, these</w:t>
      </w:r>
      <w:r w:rsidR="003A1A24" w:rsidRPr="0042773F">
        <w:t xml:space="preserve"> results suggest slower </w:t>
      </w:r>
      <w:r w:rsidR="00040F40" w:rsidRPr="0042773F">
        <w:t xml:space="preserve">reaction times on </w:t>
      </w:r>
      <w:r w:rsidR="007E1D37" w:rsidRPr="0042773F">
        <w:t xml:space="preserve">two-target </w:t>
      </w:r>
      <w:r w:rsidR="00040F40" w:rsidRPr="0042773F">
        <w:t>trials when the target shapes and responses are different compared to when they are the same</w:t>
      </w:r>
      <w:r w:rsidR="00B560E1">
        <w:t>, independent of the strength of perceptual grouping</w:t>
      </w:r>
      <w:r w:rsidR="006A30C7" w:rsidRPr="0042773F">
        <w:t xml:space="preserve">. </w:t>
      </w:r>
    </w:p>
    <w:p w14:paraId="06342EB7" w14:textId="6239FD79" w:rsidR="006F04F4" w:rsidRPr="0042773F" w:rsidRDefault="003552CF" w:rsidP="00A67669">
      <w:pPr>
        <w:spacing w:line="480" w:lineRule="auto"/>
        <w:ind w:firstLine="720"/>
        <w:outlineLvl w:val="0"/>
      </w:pPr>
      <w:r w:rsidRPr="0042773F">
        <w:t>To summarize</w:t>
      </w:r>
      <w:r w:rsidR="002643C5" w:rsidRPr="0042773F">
        <w:t xml:space="preserve">, </w:t>
      </w:r>
      <w:r w:rsidR="00436C83" w:rsidRPr="0042773F">
        <w:t xml:space="preserve">Experiment </w:t>
      </w:r>
      <w:r w:rsidR="00BC1200" w:rsidRPr="0042773F">
        <w:t xml:space="preserve">2 </w:t>
      </w:r>
      <w:r w:rsidR="00D972BC" w:rsidRPr="0042773F">
        <w:t xml:space="preserve">suggested </w:t>
      </w:r>
      <w:r w:rsidR="006B68EF" w:rsidRPr="0042773F">
        <w:t xml:space="preserve">that </w:t>
      </w:r>
      <w:r w:rsidR="00D972BC" w:rsidRPr="0042773F">
        <w:t xml:space="preserve">unmatched </w:t>
      </w:r>
      <w:r w:rsidR="006B68EF" w:rsidRPr="0042773F">
        <w:t xml:space="preserve">perceptual grouping </w:t>
      </w:r>
      <w:r w:rsidR="00D972BC" w:rsidRPr="0042773F">
        <w:t>between one</w:t>
      </w:r>
      <w:r w:rsidR="00DF025D" w:rsidRPr="0042773F">
        <w:t>-target</w:t>
      </w:r>
      <w:r w:rsidR="00D972BC" w:rsidRPr="0042773F">
        <w:t xml:space="preserve"> and </w:t>
      </w:r>
      <w:r w:rsidR="007E1D37" w:rsidRPr="0042773F">
        <w:t xml:space="preserve">two-target </w:t>
      </w:r>
      <w:r w:rsidR="00D972BC" w:rsidRPr="0042773F">
        <w:t xml:space="preserve">trials in part </w:t>
      </w:r>
      <w:r w:rsidR="007E47CF" w:rsidRPr="0042773F">
        <w:t xml:space="preserve">might </w:t>
      </w:r>
      <w:r w:rsidR="00BB2F4C" w:rsidRPr="0042773F">
        <w:t xml:space="preserve">have </w:t>
      </w:r>
      <w:r w:rsidR="00D972BC" w:rsidRPr="0042773F">
        <w:t xml:space="preserve">contributed to the longer reaction times for </w:t>
      </w:r>
      <w:r w:rsidR="007E1D37" w:rsidRPr="0042773F">
        <w:t xml:space="preserve">two-target </w:t>
      </w:r>
      <w:r w:rsidR="00D972BC" w:rsidRPr="0042773F">
        <w:t>trials</w:t>
      </w:r>
      <w:r w:rsidR="00120885" w:rsidRPr="0042773F">
        <w:t xml:space="preserve"> </w:t>
      </w:r>
      <w:r w:rsidR="008C7159" w:rsidRPr="0042773F">
        <w:t>during discrimi</w:t>
      </w:r>
      <w:r w:rsidR="00120885" w:rsidRPr="0042773F">
        <w:t>nation in Experiment 1</w:t>
      </w:r>
      <w:r w:rsidR="00D972BC" w:rsidRPr="0042773F">
        <w:t>.</w:t>
      </w:r>
      <w:r w:rsidR="006B68EF" w:rsidRPr="0042773F">
        <w:t xml:space="preserve"> </w:t>
      </w:r>
      <w:r w:rsidRPr="0042773F">
        <w:t xml:space="preserve">In addition, we also demonstrated in </w:t>
      </w:r>
      <w:r w:rsidR="007E1D37" w:rsidRPr="0042773F">
        <w:t xml:space="preserve">two-target </w:t>
      </w:r>
      <w:r w:rsidRPr="0042773F">
        <w:t xml:space="preserve">trials that </w:t>
      </w:r>
      <w:r w:rsidR="00F7442E" w:rsidRPr="0042773F">
        <w:t>when targets differed in shape and were thus associated with different potential responses</w:t>
      </w:r>
      <w:r w:rsidR="009A46E8" w:rsidRPr="0042773F">
        <w:t xml:space="preserve"> </w:t>
      </w:r>
      <w:r w:rsidR="00D972BC" w:rsidRPr="0042773F">
        <w:t>(</w:t>
      </w:r>
      <w:proofErr w:type="spellStart"/>
      <w:r w:rsidR="00A00C6B" w:rsidRPr="0042773F">
        <w:t>T</w:t>
      </w:r>
      <w:r w:rsidR="00A00C6B" w:rsidRPr="006E1618">
        <w:rPr>
          <w:vertAlign w:val="subscript"/>
        </w:rPr>
        <w:t>different</w:t>
      </w:r>
      <w:proofErr w:type="spellEnd"/>
      <w:r w:rsidR="009A46E8" w:rsidRPr="0042773F">
        <w:t>, pink markers in Figure 2C</w:t>
      </w:r>
      <w:r w:rsidR="00D972BC" w:rsidRPr="0042773F">
        <w:t>)</w:t>
      </w:r>
      <w:r w:rsidR="00F7442E" w:rsidRPr="0042773F">
        <w:t xml:space="preserve">, performance was slower than </w:t>
      </w:r>
      <w:r w:rsidRPr="0042773F">
        <w:t>w</w:t>
      </w:r>
      <w:r w:rsidR="00E8020D" w:rsidRPr="0042773F">
        <w:t>hen target</w:t>
      </w:r>
      <w:r w:rsidR="00863D43" w:rsidRPr="0042773F">
        <w:t xml:space="preserve"> shapes and potential responses</w:t>
      </w:r>
      <w:r w:rsidR="00E8020D" w:rsidRPr="0042773F">
        <w:t xml:space="preserve"> </w:t>
      </w:r>
      <w:r w:rsidR="00C354F8" w:rsidRPr="0042773F">
        <w:t>were</w:t>
      </w:r>
      <w:r w:rsidR="00E8020D" w:rsidRPr="0042773F">
        <w:t xml:space="preserve"> the same</w:t>
      </w:r>
      <w:r w:rsidR="002352D5" w:rsidRPr="0042773F">
        <w:t xml:space="preserve"> </w:t>
      </w:r>
      <w:r w:rsidR="00D972BC" w:rsidRPr="0042773F">
        <w:t>(</w:t>
      </w:r>
      <w:proofErr w:type="spellStart"/>
      <w:r w:rsidR="00A00C6B" w:rsidRPr="0042773F">
        <w:t>T</w:t>
      </w:r>
      <w:r w:rsidR="00A00C6B" w:rsidRPr="00147390">
        <w:rPr>
          <w:vertAlign w:val="subscript"/>
        </w:rPr>
        <w:t>same</w:t>
      </w:r>
      <w:proofErr w:type="spellEnd"/>
      <w:r w:rsidR="009A46E8" w:rsidRPr="0042773F">
        <w:t xml:space="preserve">, </w:t>
      </w:r>
      <w:r w:rsidR="00F7442E" w:rsidRPr="0042773F">
        <w:t xml:space="preserve">dark purple </w:t>
      </w:r>
      <w:r w:rsidR="009A46E8" w:rsidRPr="0042773F">
        <w:t>markers</w:t>
      </w:r>
      <w:r w:rsidR="007111F2" w:rsidRPr="0042773F">
        <w:t>)</w:t>
      </w:r>
      <w:r w:rsidR="00071F33" w:rsidRPr="0042773F">
        <w:t xml:space="preserve">. </w:t>
      </w:r>
    </w:p>
    <w:p w14:paraId="3A99805A" w14:textId="0F4AD6D2" w:rsidR="00E522FD" w:rsidRPr="0042773F" w:rsidRDefault="008C42DC" w:rsidP="00A67669">
      <w:pPr>
        <w:spacing w:line="480" w:lineRule="auto"/>
        <w:ind w:firstLine="720"/>
        <w:outlineLvl w:val="0"/>
      </w:pPr>
      <w:r w:rsidRPr="0042773F">
        <w:t xml:space="preserve">While the </w:t>
      </w:r>
      <w:r w:rsidR="00B560E1" w:rsidRPr="0042773F">
        <w:t xml:space="preserve">overall </w:t>
      </w:r>
      <w:r w:rsidRPr="0042773F">
        <w:t>redundancy cost due to two-target</w:t>
      </w:r>
      <w:r w:rsidR="00B560E1">
        <w:t>s</w:t>
      </w:r>
      <w:r w:rsidRPr="0042773F">
        <w:t xml:space="preserve"> </w:t>
      </w:r>
      <w:r w:rsidR="00B560E1">
        <w:t>during</w:t>
      </w:r>
      <w:r w:rsidRPr="0042773F">
        <w:t xml:space="preserve"> discrimination </w:t>
      </w:r>
      <w:r w:rsidR="006F04F4" w:rsidRPr="0042773F">
        <w:t>disappeared</w:t>
      </w:r>
      <w:r w:rsidRPr="0042773F">
        <w:t xml:space="preserve"> </w:t>
      </w:r>
      <w:r w:rsidR="00B560E1">
        <w:t>when</w:t>
      </w:r>
      <w:r w:rsidRPr="0042773F">
        <w:t xml:space="preserve"> perceptual grouping</w:t>
      </w:r>
      <w:r w:rsidR="00B560E1">
        <w:t xml:space="preserve"> was equated</w:t>
      </w:r>
      <w:r w:rsidRPr="0042773F">
        <w:t xml:space="preserve">, the difference between </w:t>
      </w:r>
      <w:proofErr w:type="spellStart"/>
      <w:r w:rsidR="00A00C6B" w:rsidRPr="0042773F">
        <w:t>T</w:t>
      </w:r>
      <w:r w:rsidR="00A00C6B" w:rsidRPr="00147390">
        <w:rPr>
          <w:vertAlign w:val="subscript"/>
        </w:rPr>
        <w:t>same</w:t>
      </w:r>
      <w:proofErr w:type="spellEnd"/>
      <w:r w:rsidRPr="0042773F">
        <w:t xml:space="preserve"> and </w:t>
      </w:r>
      <w:proofErr w:type="spellStart"/>
      <w:r w:rsidR="00A00C6B" w:rsidRPr="0042773F">
        <w:t>T</w:t>
      </w:r>
      <w:r w:rsidR="00A00C6B" w:rsidRPr="006E1618">
        <w:rPr>
          <w:vertAlign w:val="subscript"/>
        </w:rPr>
        <w:t>different</w:t>
      </w:r>
      <w:proofErr w:type="spellEnd"/>
      <w:r w:rsidRPr="0042773F">
        <w:t xml:space="preserve"> for </w:t>
      </w:r>
      <w:r w:rsidR="00B560E1">
        <w:t xml:space="preserve">the </w:t>
      </w:r>
      <w:r w:rsidRPr="0042773F">
        <w:t>two-target condition was still observed even after matching perceptual grouping</w:t>
      </w:r>
      <w:r w:rsidR="00B560E1">
        <w:t>,</w:t>
      </w:r>
      <w:r w:rsidRPr="0042773F">
        <w:t xml:space="preserve"> hinting </w:t>
      </w:r>
      <w:r w:rsidR="00B560E1">
        <w:t xml:space="preserve">at </w:t>
      </w:r>
      <w:r w:rsidRPr="0042773F">
        <w:t xml:space="preserve">the role of perceptual-response compatibility in this effect. </w:t>
      </w:r>
      <w:r w:rsidR="001566A7" w:rsidRPr="0042773F">
        <w:t xml:space="preserve">Similar to our results, </w:t>
      </w:r>
      <w:r w:rsidR="001566A7" w:rsidRPr="0042773F">
        <w:rPr>
          <w:rFonts w:eastAsiaTheme="minorEastAsia"/>
        </w:rPr>
        <w:t>Fournier and Eriksen (1990)</w:t>
      </w:r>
      <w:r w:rsidR="001A3B04" w:rsidRPr="0042773F">
        <w:rPr>
          <w:rFonts w:eastAsiaTheme="minorEastAsia"/>
        </w:rPr>
        <w:t xml:space="preserve"> </w:t>
      </w:r>
      <w:r w:rsidR="00D972BC" w:rsidRPr="0042773F">
        <w:rPr>
          <w:rFonts w:eastAsiaTheme="minorEastAsia"/>
        </w:rPr>
        <w:t xml:space="preserve">also </w:t>
      </w:r>
      <w:r w:rsidR="001566A7" w:rsidRPr="0042773F">
        <w:rPr>
          <w:rFonts w:eastAsiaTheme="minorEastAsia"/>
        </w:rPr>
        <w:t xml:space="preserve">reported </w:t>
      </w:r>
      <w:r w:rsidR="00F7442E" w:rsidRPr="0042773F">
        <w:rPr>
          <w:rFonts w:eastAsiaTheme="minorEastAsia"/>
        </w:rPr>
        <w:t>that when discriminating the identity of a single target, the presence of two pre-defined targets associated with differen</w:t>
      </w:r>
      <w:r w:rsidR="002C6A0C" w:rsidRPr="0042773F">
        <w:rPr>
          <w:rFonts w:eastAsiaTheme="minorEastAsia"/>
        </w:rPr>
        <w:t>t</w:t>
      </w:r>
      <w:r w:rsidR="00F7442E" w:rsidRPr="0042773F">
        <w:rPr>
          <w:rFonts w:eastAsiaTheme="minorEastAsia"/>
        </w:rPr>
        <w:t xml:space="preserve"> responses (e.g., the left lever</w:t>
      </w:r>
      <w:r w:rsidR="00940761" w:rsidRPr="0042773F">
        <w:rPr>
          <w:rFonts w:eastAsiaTheme="minorEastAsia"/>
        </w:rPr>
        <w:t xml:space="preserve"> for an ‘O’</w:t>
      </w:r>
      <w:r w:rsidR="00F7442E" w:rsidRPr="0042773F">
        <w:rPr>
          <w:rFonts w:eastAsiaTheme="minorEastAsia"/>
        </w:rPr>
        <w:t xml:space="preserve"> vs. the right lever</w:t>
      </w:r>
      <w:r w:rsidR="00940761" w:rsidRPr="0042773F">
        <w:rPr>
          <w:rFonts w:eastAsiaTheme="minorEastAsia"/>
        </w:rPr>
        <w:t xml:space="preserve"> for an ‘X’</w:t>
      </w:r>
      <w:r w:rsidR="00F7442E" w:rsidRPr="0042773F">
        <w:rPr>
          <w:rFonts w:eastAsiaTheme="minorEastAsia"/>
        </w:rPr>
        <w:t xml:space="preserve">) lead to slower </w:t>
      </w:r>
      <w:r w:rsidR="007A603A" w:rsidRPr="0042773F">
        <w:rPr>
          <w:rFonts w:eastAsiaTheme="minorEastAsia"/>
        </w:rPr>
        <w:t>reaction time</w:t>
      </w:r>
      <w:r w:rsidR="00F7442E" w:rsidRPr="0042773F">
        <w:rPr>
          <w:rFonts w:eastAsiaTheme="minorEastAsia"/>
        </w:rPr>
        <w:t xml:space="preserve">s compared to when two identical targets were </w:t>
      </w:r>
      <w:del w:id="272" w:author="Wilmott, James" w:date="2022-01-05T12:22:00Z">
        <w:r w:rsidR="00F7442E" w:rsidRPr="0042773F" w:rsidDel="0061258B">
          <w:rPr>
            <w:rFonts w:eastAsiaTheme="minorEastAsia"/>
          </w:rPr>
          <w:lastRenderedPageBreak/>
          <w:delText xml:space="preserve">simultaneously </w:delText>
        </w:r>
      </w:del>
      <w:r w:rsidR="00F7442E" w:rsidRPr="0042773F">
        <w:rPr>
          <w:rFonts w:eastAsiaTheme="minorEastAsia"/>
        </w:rPr>
        <w:t xml:space="preserve">presented. </w:t>
      </w:r>
      <w:r w:rsidR="00A9416E" w:rsidRPr="0042773F">
        <w:t xml:space="preserve">They reasoned </w:t>
      </w:r>
      <w:r w:rsidR="00F7442E" w:rsidRPr="0042773F">
        <w:t xml:space="preserve">this </w:t>
      </w:r>
      <w:r w:rsidR="00F7599F" w:rsidRPr="0042773F">
        <w:t>occurred</w:t>
      </w:r>
      <w:r w:rsidR="001A3B04" w:rsidRPr="0042773F">
        <w:t xml:space="preserve"> because </w:t>
      </w:r>
      <w:r w:rsidR="001A3B04" w:rsidRPr="0042773F">
        <w:rPr>
          <w:rFonts w:eastAsiaTheme="minorEastAsia"/>
        </w:rPr>
        <w:t>both potential response</w:t>
      </w:r>
      <w:r w:rsidR="00F7442E" w:rsidRPr="0042773F">
        <w:rPr>
          <w:rFonts w:eastAsiaTheme="minorEastAsia"/>
        </w:rPr>
        <w:t>s</w:t>
      </w:r>
      <w:r w:rsidR="001A3B04" w:rsidRPr="0042773F">
        <w:rPr>
          <w:rFonts w:eastAsiaTheme="minorEastAsia"/>
        </w:rPr>
        <w:t xml:space="preserve"> were activated, causing a competition between responses</w:t>
      </w:r>
      <w:r w:rsidR="00C108B6" w:rsidRPr="0042773F">
        <w:rPr>
          <w:rFonts w:eastAsiaTheme="minorEastAsia"/>
        </w:rPr>
        <w:t xml:space="preserve"> that</w:t>
      </w:r>
      <w:r w:rsidR="001A3B04" w:rsidRPr="0042773F">
        <w:rPr>
          <w:rFonts w:eastAsiaTheme="minorEastAsia"/>
        </w:rPr>
        <w:t xml:space="preserve"> </w:t>
      </w:r>
      <w:r w:rsidR="001A3B04" w:rsidRPr="0042773F">
        <w:t>had to be resolved before an appropriate response was executed (e.g., Eriksen &amp; Schultz, 1979; Eriksen &amp; Eriksen, 1979; Gratton, et al., 1988).</w:t>
      </w:r>
      <w:r w:rsidR="001566A7" w:rsidRPr="0042773F">
        <w:t xml:space="preserve"> </w:t>
      </w:r>
    </w:p>
    <w:p w14:paraId="5B93F725" w14:textId="36F09DB3" w:rsidR="007F294B" w:rsidRPr="0042773F" w:rsidRDefault="001A3B04" w:rsidP="00A67669">
      <w:pPr>
        <w:spacing w:line="480" w:lineRule="auto"/>
        <w:ind w:firstLine="720"/>
        <w:outlineLvl w:val="0"/>
      </w:pPr>
      <w:r w:rsidRPr="0042773F">
        <w:t xml:space="preserve">While </w:t>
      </w:r>
      <w:r w:rsidR="001566A7" w:rsidRPr="0042773F">
        <w:t xml:space="preserve">response competition </w:t>
      </w:r>
      <w:r w:rsidR="00D972BC" w:rsidRPr="0042773F">
        <w:t xml:space="preserve">could have resulted in </w:t>
      </w:r>
      <w:r w:rsidR="009833E9" w:rsidRPr="0042773F">
        <w:t>slow</w:t>
      </w:r>
      <w:r w:rsidRPr="0042773F">
        <w:t xml:space="preserve">er </w:t>
      </w:r>
      <w:r w:rsidR="007A603A" w:rsidRPr="0042773F">
        <w:t>reaction time</w:t>
      </w:r>
      <w:r w:rsidR="009833E9" w:rsidRPr="0042773F">
        <w:t>s</w:t>
      </w:r>
      <w:r w:rsidRPr="0042773F">
        <w:t xml:space="preserve"> in </w:t>
      </w:r>
      <w:proofErr w:type="spellStart"/>
      <w:r w:rsidR="00A00C6B" w:rsidRPr="0042773F">
        <w:t>T</w:t>
      </w:r>
      <w:r w:rsidR="00A00C6B" w:rsidRPr="006E1618">
        <w:rPr>
          <w:vertAlign w:val="subscript"/>
        </w:rPr>
        <w:t>different</w:t>
      </w:r>
      <w:proofErr w:type="spellEnd"/>
      <w:r w:rsidRPr="0042773F">
        <w:t xml:space="preserve"> than </w:t>
      </w:r>
      <w:proofErr w:type="spellStart"/>
      <w:r w:rsidR="00A00C6B" w:rsidRPr="0042773F">
        <w:t>T</w:t>
      </w:r>
      <w:r w:rsidR="00A00C6B" w:rsidRPr="00147390">
        <w:rPr>
          <w:vertAlign w:val="subscript"/>
        </w:rPr>
        <w:t>same</w:t>
      </w:r>
      <w:proofErr w:type="spellEnd"/>
      <w:r w:rsidR="009833E9" w:rsidRPr="0042773F" w:rsidDel="009833E9">
        <w:t xml:space="preserve"> </w:t>
      </w:r>
      <w:r w:rsidRPr="0042773F">
        <w:t xml:space="preserve">trials, </w:t>
      </w:r>
      <w:r w:rsidR="00590CD5" w:rsidRPr="0042773F">
        <w:t xml:space="preserve">we </w:t>
      </w:r>
      <w:r w:rsidR="009833E9" w:rsidRPr="0042773F">
        <w:t xml:space="preserve">are </w:t>
      </w:r>
      <w:r w:rsidR="009B60E8" w:rsidRPr="0042773F">
        <w:t xml:space="preserve">not able to completely separate out </w:t>
      </w:r>
      <w:r w:rsidR="00937059" w:rsidRPr="0042773F">
        <w:t xml:space="preserve">the </w:t>
      </w:r>
      <w:r w:rsidR="00D972BC" w:rsidRPr="0042773F">
        <w:t>effect</w:t>
      </w:r>
      <w:r w:rsidR="00937059" w:rsidRPr="0042773F">
        <w:t xml:space="preserve"> of response</w:t>
      </w:r>
      <w:r w:rsidR="00D972BC" w:rsidRPr="0042773F">
        <w:t xml:space="preserve"> and </w:t>
      </w:r>
      <w:r w:rsidR="00590CD5" w:rsidRPr="0042773F">
        <w:t>target</w:t>
      </w:r>
      <w:r w:rsidR="00937059" w:rsidRPr="0042773F">
        <w:t xml:space="preserve"> perceptual</w:t>
      </w:r>
      <w:r w:rsidR="00590CD5" w:rsidRPr="0042773F">
        <w:t xml:space="preserve"> features (e.g., cut-off side)</w:t>
      </w:r>
      <w:r w:rsidR="009B60E8" w:rsidRPr="0042773F">
        <w:t>.</w:t>
      </w:r>
      <w:r w:rsidR="00D972BC" w:rsidRPr="0042773F">
        <w:t xml:space="preserve"> This is because the cut-off side of a target (top or bottom corner) determined the potential response to each target (press top or bottom button).</w:t>
      </w:r>
      <w:r w:rsidR="009B60E8" w:rsidRPr="0042773F">
        <w:t xml:space="preserve"> </w:t>
      </w:r>
      <w:r w:rsidR="00D972BC" w:rsidRPr="0042773F">
        <w:t xml:space="preserve">Thus, in </w:t>
      </w:r>
      <w:r w:rsidR="005C0168" w:rsidRPr="0042773F">
        <w:t xml:space="preserve">Experiment 3, we assessed the relative contributions of competition at the level of perceptual features and responses </w:t>
      </w:r>
      <w:r w:rsidR="00E5299A" w:rsidRPr="0042773F">
        <w:t>on</w:t>
      </w:r>
      <w:r w:rsidR="005C0168" w:rsidRPr="0042773F">
        <w:t xml:space="preserve"> </w:t>
      </w:r>
      <w:r w:rsidR="007E1D37" w:rsidRPr="0042773F">
        <w:t xml:space="preserve">two-target </w:t>
      </w:r>
      <w:r w:rsidR="005C0168" w:rsidRPr="0042773F">
        <w:t xml:space="preserve">discrimination by dissociating these two </w:t>
      </w:r>
      <w:del w:id="273" w:author="Wilmott, James" w:date="2022-01-05T12:22:00Z">
        <w:r w:rsidR="005C0168" w:rsidRPr="0042773F" w:rsidDel="00BF0499">
          <w:delText>aspects</w:delText>
        </w:r>
      </w:del>
      <w:ins w:id="274" w:author="Wilmott, James" w:date="2022-01-05T12:22:00Z">
        <w:r w:rsidR="00BF0499">
          <w:t>features</w:t>
        </w:r>
      </w:ins>
      <w:r w:rsidR="005C0168" w:rsidRPr="0042773F">
        <w:t xml:space="preserve">. </w:t>
      </w:r>
    </w:p>
    <w:p w14:paraId="5ABF3F92" w14:textId="77777777" w:rsidR="00DF2EEC" w:rsidRPr="0042773F" w:rsidRDefault="00DF2EEC" w:rsidP="00A67669">
      <w:pPr>
        <w:spacing w:line="480" w:lineRule="auto"/>
        <w:jc w:val="center"/>
        <w:outlineLvl w:val="0"/>
        <w:rPr>
          <w:b/>
        </w:rPr>
      </w:pPr>
    </w:p>
    <w:p w14:paraId="3F7486AE" w14:textId="648BA1E4" w:rsidR="00D972BC" w:rsidRPr="0042773F" w:rsidRDefault="00853047" w:rsidP="00A27010">
      <w:pPr>
        <w:spacing w:line="480" w:lineRule="auto"/>
        <w:jc w:val="center"/>
        <w:outlineLvl w:val="0"/>
      </w:pPr>
      <w:r w:rsidRPr="0042773F">
        <w:rPr>
          <w:b/>
        </w:rPr>
        <w:t>Experiment 3</w:t>
      </w:r>
      <w:r w:rsidR="0050749A" w:rsidRPr="0042773F">
        <w:rPr>
          <w:b/>
        </w:rPr>
        <w:t xml:space="preserve">: </w:t>
      </w:r>
      <w:r w:rsidR="00124160" w:rsidRPr="0042773F">
        <w:rPr>
          <w:b/>
        </w:rPr>
        <w:t xml:space="preserve">Does perceptual or response </w:t>
      </w:r>
      <w:r w:rsidR="00EA41B9" w:rsidRPr="0042773F">
        <w:rPr>
          <w:b/>
        </w:rPr>
        <w:t xml:space="preserve">competition </w:t>
      </w:r>
      <w:r w:rsidR="00E90083" w:rsidRPr="0042773F">
        <w:rPr>
          <w:b/>
        </w:rPr>
        <w:t xml:space="preserve">between </w:t>
      </w:r>
      <w:r w:rsidR="00124160" w:rsidRPr="0042773F">
        <w:rPr>
          <w:b/>
        </w:rPr>
        <w:t xml:space="preserve">targets </w:t>
      </w:r>
      <w:r w:rsidR="00264489" w:rsidRPr="0042773F">
        <w:rPr>
          <w:b/>
        </w:rPr>
        <w:t xml:space="preserve">modulate </w:t>
      </w:r>
      <w:r w:rsidR="007E1D37" w:rsidRPr="0042773F">
        <w:rPr>
          <w:b/>
        </w:rPr>
        <w:t xml:space="preserve">two-target </w:t>
      </w:r>
      <w:r w:rsidR="00264489" w:rsidRPr="0042773F">
        <w:rPr>
          <w:b/>
        </w:rPr>
        <w:t>discrimination</w:t>
      </w:r>
      <w:r w:rsidR="00124160" w:rsidRPr="0042773F">
        <w:rPr>
          <w:b/>
        </w:rPr>
        <w:t xml:space="preserve"> performance?</w:t>
      </w:r>
    </w:p>
    <w:p w14:paraId="0C8CF2B6" w14:textId="2F0C643E" w:rsidR="006F04F4" w:rsidRPr="0042773F" w:rsidRDefault="00D972BC" w:rsidP="00A67669">
      <w:pPr>
        <w:spacing w:line="480" w:lineRule="auto"/>
        <w:ind w:firstLine="720"/>
        <w:outlineLvl w:val="0"/>
      </w:pPr>
      <w:r w:rsidRPr="0042773F">
        <w:t xml:space="preserve">In Experiments 1 and 2, two types of </w:t>
      </w:r>
      <w:r w:rsidR="007E1D37" w:rsidRPr="0042773F">
        <w:t xml:space="preserve">two-target </w:t>
      </w:r>
      <w:r w:rsidRPr="0042773F">
        <w:t xml:space="preserve">trials were included: 1) two identical targets </w:t>
      </w:r>
      <w:r w:rsidR="004546BE" w:rsidRPr="0042773F">
        <w:t>(</w:t>
      </w:r>
      <w:proofErr w:type="spellStart"/>
      <w:r w:rsidR="00A00C6B" w:rsidRPr="0042773F">
        <w:t>T</w:t>
      </w:r>
      <w:r w:rsidR="00A00C6B" w:rsidRPr="00147390">
        <w:rPr>
          <w:vertAlign w:val="subscript"/>
        </w:rPr>
        <w:t>same</w:t>
      </w:r>
      <w:proofErr w:type="spellEnd"/>
      <w:r w:rsidRPr="0042773F">
        <w:t>), which shar</w:t>
      </w:r>
      <w:r w:rsidR="00247EE5" w:rsidRPr="0042773F">
        <w:t>e</w:t>
      </w:r>
      <w:r w:rsidR="0057614B" w:rsidRPr="0042773F">
        <w:t>d</w:t>
      </w:r>
      <w:r w:rsidRPr="0042773F">
        <w:t xml:space="preserve"> the same shape (</w:t>
      </w:r>
      <w:proofErr w:type="spellStart"/>
      <w:r w:rsidR="00A00C6B" w:rsidRPr="0042773F">
        <w:t>S</w:t>
      </w:r>
      <w:r w:rsidR="00A00C6B" w:rsidRPr="00A00C6B">
        <w:rPr>
          <w:vertAlign w:val="subscript"/>
        </w:rPr>
        <w:t>same</w:t>
      </w:r>
      <w:proofErr w:type="spellEnd"/>
      <w:r w:rsidRPr="0042773F">
        <w:t>) and response (</w:t>
      </w:r>
      <w:proofErr w:type="spellStart"/>
      <w:r w:rsidR="00A00C6B" w:rsidRPr="0042773F">
        <w:t>R</w:t>
      </w:r>
      <w:r w:rsidR="00A00C6B" w:rsidRPr="00A00C6B">
        <w:rPr>
          <w:vertAlign w:val="subscript"/>
        </w:rPr>
        <w:t>same</w:t>
      </w:r>
      <w:proofErr w:type="spellEnd"/>
      <w:r w:rsidRPr="0042773F">
        <w:t>) or 2) two different targets (</w:t>
      </w:r>
      <w:proofErr w:type="spellStart"/>
      <w:r w:rsidR="00A00C6B" w:rsidRPr="0042773F">
        <w:t>T</w:t>
      </w:r>
      <w:r w:rsidR="00A00C6B" w:rsidRPr="006E1618">
        <w:rPr>
          <w:vertAlign w:val="subscript"/>
        </w:rPr>
        <w:t>different</w:t>
      </w:r>
      <w:proofErr w:type="spellEnd"/>
      <w:r w:rsidRPr="0042773F">
        <w:t>), which ha</w:t>
      </w:r>
      <w:r w:rsidR="000E1C19" w:rsidRPr="0042773F">
        <w:t>d</w:t>
      </w:r>
      <w:r w:rsidRPr="0042773F">
        <w:t xml:space="preserve"> different shapes (</w:t>
      </w:r>
      <w:proofErr w:type="spellStart"/>
      <w:r w:rsidRPr="0042773F">
        <w:t>S</w:t>
      </w:r>
      <w:r w:rsidRPr="00A00C6B">
        <w:rPr>
          <w:vertAlign w:val="subscript"/>
        </w:rPr>
        <w:t>different</w:t>
      </w:r>
      <w:proofErr w:type="spellEnd"/>
      <w:r w:rsidRPr="0042773F">
        <w:t>) associated with different responses (</w:t>
      </w:r>
      <w:proofErr w:type="spellStart"/>
      <w:r w:rsidRPr="0042773F">
        <w:t>R</w:t>
      </w:r>
      <w:r w:rsidRPr="00A00C6B">
        <w:rPr>
          <w:vertAlign w:val="subscript"/>
        </w:rPr>
        <w:t>different</w:t>
      </w:r>
      <w:proofErr w:type="spellEnd"/>
      <w:r w:rsidRPr="0042773F">
        <w:t>).</w:t>
      </w:r>
      <w:r w:rsidR="00736D66" w:rsidRPr="0042773F">
        <w:t xml:space="preserve"> </w:t>
      </w:r>
      <w:r w:rsidR="00CD7987" w:rsidRPr="0042773F">
        <w:t xml:space="preserve">In order to determine the relative contributions of perceptual and response </w:t>
      </w:r>
      <w:r w:rsidR="005C0168" w:rsidRPr="0042773F">
        <w:t xml:space="preserve">competition </w:t>
      </w:r>
      <w:r w:rsidR="00CD7987" w:rsidRPr="0042773F">
        <w:t xml:space="preserve">in </w:t>
      </w:r>
      <w:r w:rsidR="00151F05" w:rsidRPr="0042773F">
        <w:t>modulating</w:t>
      </w:r>
      <w:r w:rsidR="00CD7987" w:rsidRPr="0042773F">
        <w:t xml:space="preserve"> </w:t>
      </w:r>
      <w:r w:rsidR="007E1D37" w:rsidRPr="0042773F">
        <w:t xml:space="preserve">two-target </w:t>
      </w:r>
      <w:r w:rsidR="00CD7987" w:rsidRPr="0042773F">
        <w:t xml:space="preserve">discrimination performance, </w:t>
      </w:r>
      <w:r w:rsidR="009F126E" w:rsidRPr="0042773F">
        <w:t xml:space="preserve">we introduced a new </w:t>
      </w:r>
      <w:r w:rsidR="007E1D37" w:rsidRPr="0042773F">
        <w:t xml:space="preserve">two-target </w:t>
      </w:r>
      <w:r w:rsidR="009F126E" w:rsidRPr="0042773F">
        <w:t>trial type</w:t>
      </w:r>
      <w:r w:rsidRPr="0042773F">
        <w:t>, where both targets</w:t>
      </w:r>
      <w:r w:rsidR="00A31253" w:rsidRPr="0042773F">
        <w:t xml:space="preserve"> had</w:t>
      </w:r>
      <w:r w:rsidRPr="0042773F">
        <w:t xml:space="preserve"> different shapes (</w:t>
      </w:r>
      <w:proofErr w:type="spellStart"/>
      <w:r w:rsidR="00A00C6B" w:rsidRPr="0042773F">
        <w:t>S</w:t>
      </w:r>
      <w:r w:rsidR="00A00C6B" w:rsidRPr="00A00C6B">
        <w:rPr>
          <w:vertAlign w:val="subscript"/>
        </w:rPr>
        <w:t>different</w:t>
      </w:r>
      <w:proofErr w:type="spellEnd"/>
      <w:r w:rsidRPr="0042773F">
        <w:t>) but were associated with the same response (</w:t>
      </w:r>
      <w:proofErr w:type="spellStart"/>
      <w:r w:rsidR="00A00C6B" w:rsidRPr="0042773F">
        <w:t>R</w:t>
      </w:r>
      <w:r w:rsidR="00A00C6B" w:rsidRPr="00A00C6B">
        <w:rPr>
          <w:vertAlign w:val="subscript"/>
        </w:rPr>
        <w:t>same</w:t>
      </w:r>
      <w:proofErr w:type="spellEnd"/>
      <w:r w:rsidRPr="0042773F">
        <w:t>). Thus, we included the</w:t>
      </w:r>
      <w:ins w:id="275" w:author="Wilmott, James" w:date="2022-01-05T12:24:00Z">
        <w:r w:rsidR="004B7B71">
          <w:t xml:space="preserve"> following</w:t>
        </w:r>
      </w:ins>
      <w:r w:rsidRPr="0042773F">
        <w:t xml:space="preserve"> three types</w:t>
      </w:r>
      <w:ins w:id="276" w:author="Wilmott, James" w:date="2022-01-05T12:24:00Z">
        <w:r w:rsidR="00964BE1">
          <w:t xml:space="preserve"> of trials</w:t>
        </w:r>
      </w:ins>
      <w:r w:rsidRPr="0042773F">
        <w:t xml:space="preserve">: 1) </w:t>
      </w:r>
      <w:r w:rsidR="009F126E" w:rsidRPr="0042773F">
        <w:t>same shape-same response</w:t>
      </w:r>
      <w:r w:rsidRPr="0042773F">
        <w:t xml:space="preserve"> (</w:t>
      </w:r>
      <w:proofErr w:type="spellStart"/>
      <w:r w:rsidR="00A00C6B" w:rsidRPr="0042773F">
        <w:t>S</w:t>
      </w:r>
      <w:r w:rsidR="00A00C6B" w:rsidRPr="00A00C6B">
        <w:rPr>
          <w:vertAlign w:val="subscript"/>
        </w:rPr>
        <w:t>same</w:t>
      </w:r>
      <w:proofErr w:type="spellEnd"/>
      <w:r w:rsidR="001E7B71" w:rsidRPr="0042773F" w:rsidDel="001E7B71">
        <w:t xml:space="preserve"> </w:t>
      </w:r>
      <w:r w:rsidR="00DB6AD3" w:rsidRPr="0042773F">
        <w:t>-</w:t>
      </w:r>
      <w:r w:rsidR="001E7B71" w:rsidRPr="0042773F">
        <w:t xml:space="preserve"> </w:t>
      </w:r>
      <w:proofErr w:type="spellStart"/>
      <w:r w:rsidR="00A00C6B" w:rsidRPr="0042773F">
        <w:t>R</w:t>
      </w:r>
      <w:r w:rsidR="00A00C6B" w:rsidRPr="00A00C6B">
        <w:rPr>
          <w:vertAlign w:val="subscript"/>
        </w:rPr>
        <w:t>same</w:t>
      </w:r>
      <w:proofErr w:type="spellEnd"/>
      <w:r w:rsidR="009F126E" w:rsidRPr="0042773F">
        <w:t>)</w:t>
      </w:r>
      <w:r w:rsidR="00E7238C" w:rsidRPr="0042773F">
        <w:t xml:space="preserve">, </w:t>
      </w:r>
      <w:r w:rsidR="0089594F" w:rsidRPr="0042773F">
        <w:t xml:space="preserve">2) </w:t>
      </w:r>
      <w:r w:rsidR="009F126E" w:rsidRPr="0042773F">
        <w:t>different shape-different response</w:t>
      </w:r>
      <w:r w:rsidRPr="0042773F">
        <w:t xml:space="preserve"> (</w:t>
      </w:r>
      <w:proofErr w:type="spellStart"/>
      <w:r w:rsidR="00A00C6B" w:rsidRPr="0042773F">
        <w:t>S</w:t>
      </w:r>
      <w:r w:rsidR="00A00C6B" w:rsidRPr="00A00C6B">
        <w:rPr>
          <w:vertAlign w:val="subscript"/>
        </w:rPr>
        <w:t>different</w:t>
      </w:r>
      <w:proofErr w:type="spellEnd"/>
      <w:r w:rsidR="00DB09CC" w:rsidRPr="0042773F">
        <w:rPr>
          <w:vertAlign w:val="subscript"/>
        </w:rPr>
        <w:t xml:space="preserve"> </w:t>
      </w:r>
      <w:r w:rsidR="00DB09CC" w:rsidRPr="0042773F">
        <w:t>-</w:t>
      </w:r>
      <w:r w:rsidR="001E7B71" w:rsidRPr="0042773F">
        <w:t xml:space="preserve"> </w:t>
      </w:r>
      <w:proofErr w:type="spellStart"/>
      <w:r w:rsidR="00A00C6B" w:rsidRPr="0042773F">
        <w:t>R</w:t>
      </w:r>
      <w:r w:rsidR="00A00C6B" w:rsidRPr="00A00C6B">
        <w:rPr>
          <w:vertAlign w:val="subscript"/>
        </w:rPr>
        <w:t>different</w:t>
      </w:r>
      <w:proofErr w:type="spellEnd"/>
      <w:r w:rsidR="009F126E" w:rsidRPr="0042773F">
        <w:t>)</w:t>
      </w:r>
      <w:r w:rsidR="00E7238C" w:rsidRPr="0042773F">
        <w:t>, and 3)</w:t>
      </w:r>
      <w:r w:rsidR="008B0DD0" w:rsidRPr="0042773F">
        <w:t xml:space="preserve"> different shape-same response</w:t>
      </w:r>
      <w:r w:rsidR="00DB09CC" w:rsidRPr="0042773F">
        <w:t xml:space="preserve"> </w:t>
      </w:r>
      <w:r w:rsidR="009D5505" w:rsidRPr="0042773F">
        <w:t>(</w:t>
      </w:r>
      <w:proofErr w:type="spellStart"/>
      <w:r w:rsidR="00A00C6B" w:rsidRPr="0042773F">
        <w:t>S</w:t>
      </w:r>
      <w:r w:rsidR="00A00C6B" w:rsidRPr="00A00C6B">
        <w:rPr>
          <w:vertAlign w:val="subscript"/>
        </w:rPr>
        <w:t>different</w:t>
      </w:r>
      <w:proofErr w:type="spellEnd"/>
      <w:r w:rsidR="00DB09CC" w:rsidRPr="0042773F">
        <w:rPr>
          <w:vertAlign w:val="subscript"/>
        </w:rPr>
        <w:t xml:space="preserve"> </w:t>
      </w:r>
      <w:r w:rsidR="00DB09CC" w:rsidRPr="0042773F">
        <w:t>-</w:t>
      </w:r>
      <w:r w:rsidR="00CC32CD" w:rsidRPr="0042773F">
        <w:t xml:space="preserve"> </w:t>
      </w:r>
      <w:proofErr w:type="spellStart"/>
      <w:r w:rsidR="00A00C6B" w:rsidRPr="0042773F">
        <w:t>R</w:t>
      </w:r>
      <w:r w:rsidR="00A00C6B" w:rsidRPr="00A00C6B">
        <w:rPr>
          <w:vertAlign w:val="subscript"/>
        </w:rPr>
        <w:t>same</w:t>
      </w:r>
      <w:proofErr w:type="spellEnd"/>
      <w:r w:rsidR="008B0DD0" w:rsidRPr="0042773F">
        <w:t xml:space="preserve">). </w:t>
      </w:r>
      <w:r w:rsidR="009F126E" w:rsidRPr="0042773F">
        <w:t xml:space="preserve">We reasoned that </w:t>
      </w:r>
      <w:r w:rsidR="008B0DD0" w:rsidRPr="0042773F">
        <w:t xml:space="preserve">comparing performance in </w:t>
      </w:r>
      <w:r w:rsidR="009F126E" w:rsidRPr="0042773F">
        <w:t>th</w:t>
      </w:r>
      <w:r w:rsidR="0089594F" w:rsidRPr="0042773F">
        <w:t>e</w:t>
      </w:r>
      <w:r w:rsidR="009F126E" w:rsidRPr="0042773F">
        <w:t xml:space="preserve"> new </w:t>
      </w:r>
      <w:r w:rsidR="008B0DD0" w:rsidRPr="0042773F">
        <w:t>condition</w:t>
      </w:r>
      <w:r w:rsidR="00DB09CC" w:rsidRPr="0042773F">
        <w:t xml:space="preserve"> (</w:t>
      </w:r>
      <w:proofErr w:type="spellStart"/>
      <w:r w:rsidR="00A00C6B" w:rsidRPr="0042773F">
        <w:t>S</w:t>
      </w:r>
      <w:r w:rsidR="00A00C6B" w:rsidRPr="00A00C6B">
        <w:rPr>
          <w:vertAlign w:val="subscript"/>
        </w:rPr>
        <w:t>different</w:t>
      </w:r>
      <w:proofErr w:type="spellEnd"/>
      <w:r w:rsidR="00CF4AEE" w:rsidRPr="0042773F">
        <w:rPr>
          <w:vertAlign w:val="subscript"/>
        </w:rPr>
        <w:t xml:space="preserve"> </w:t>
      </w:r>
      <w:r w:rsidR="00CF4AEE" w:rsidRPr="0042773F">
        <w:t xml:space="preserve">- </w:t>
      </w:r>
      <w:proofErr w:type="spellStart"/>
      <w:r w:rsidR="00A00C6B" w:rsidRPr="0042773F">
        <w:t>R</w:t>
      </w:r>
      <w:r w:rsidR="00A00C6B" w:rsidRPr="00A00C6B">
        <w:rPr>
          <w:vertAlign w:val="subscript"/>
        </w:rPr>
        <w:t>same</w:t>
      </w:r>
      <w:proofErr w:type="spellEnd"/>
      <w:r w:rsidR="00DB09CC" w:rsidRPr="0042773F">
        <w:t xml:space="preserve">) </w:t>
      </w:r>
      <w:r w:rsidR="008B0DD0" w:rsidRPr="0042773F">
        <w:t xml:space="preserve">with the </w:t>
      </w:r>
      <w:r w:rsidR="00DB09CC" w:rsidRPr="0042773F">
        <w:t>other two (</w:t>
      </w:r>
      <w:proofErr w:type="spellStart"/>
      <w:r w:rsidR="00A00C6B" w:rsidRPr="0042773F">
        <w:t>S</w:t>
      </w:r>
      <w:r w:rsidR="00A00C6B" w:rsidRPr="00A00C6B">
        <w:rPr>
          <w:vertAlign w:val="subscript"/>
        </w:rPr>
        <w:t>same</w:t>
      </w:r>
      <w:proofErr w:type="spellEnd"/>
      <w:r w:rsidR="00CF4AEE" w:rsidRPr="0042773F" w:rsidDel="001E7B71">
        <w:t xml:space="preserve"> </w:t>
      </w:r>
      <w:r w:rsidR="007F117B" w:rsidRPr="0042773F">
        <w:t>-</w:t>
      </w:r>
      <w:r w:rsidR="00CF4AEE" w:rsidRPr="0042773F">
        <w:t xml:space="preserve"> </w:t>
      </w:r>
      <w:proofErr w:type="spellStart"/>
      <w:r w:rsidR="00A00C6B" w:rsidRPr="0042773F">
        <w:t>R</w:t>
      </w:r>
      <w:r w:rsidR="00A00C6B" w:rsidRPr="00A00C6B">
        <w:rPr>
          <w:vertAlign w:val="subscript"/>
        </w:rPr>
        <w:t>same</w:t>
      </w:r>
      <w:proofErr w:type="spellEnd"/>
      <w:r w:rsidR="00106431" w:rsidRPr="0042773F">
        <w:t xml:space="preserve"> </w:t>
      </w:r>
      <w:r w:rsidR="00FF35EA" w:rsidRPr="0042773F">
        <w:t>and</w:t>
      </w:r>
      <w:r w:rsidR="00DB09CC" w:rsidRPr="0042773F">
        <w:t xml:space="preserve"> </w:t>
      </w:r>
      <w:proofErr w:type="spellStart"/>
      <w:r w:rsidR="00A00C6B" w:rsidRPr="0042773F">
        <w:t>S</w:t>
      </w:r>
      <w:r w:rsidR="00A00C6B" w:rsidRPr="00A00C6B">
        <w:rPr>
          <w:vertAlign w:val="subscript"/>
        </w:rPr>
        <w:t>different</w:t>
      </w:r>
      <w:proofErr w:type="spellEnd"/>
      <w:r w:rsidR="00CF4AEE" w:rsidRPr="0042773F">
        <w:rPr>
          <w:vertAlign w:val="subscript"/>
        </w:rPr>
        <w:t xml:space="preserve"> </w:t>
      </w:r>
      <w:r w:rsidR="00CF4AEE" w:rsidRPr="0042773F">
        <w:t xml:space="preserve">- </w:t>
      </w:r>
      <w:proofErr w:type="spellStart"/>
      <w:r w:rsidR="00A00C6B" w:rsidRPr="0042773F">
        <w:t>R</w:t>
      </w:r>
      <w:r w:rsidR="00A00C6B" w:rsidRPr="00A00C6B">
        <w:rPr>
          <w:vertAlign w:val="subscript"/>
        </w:rPr>
        <w:t>different</w:t>
      </w:r>
      <w:proofErr w:type="spellEnd"/>
      <w:r w:rsidR="00DB09CC" w:rsidRPr="0042773F">
        <w:t xml:space="preserve">) </w:t>
      </w:r>
      <w:r w:rsidR="008B0DD0" w:rsidRPr="0042773F">
        <w:t xml:space="preserve">would provide </w:t>
      </w:r>
      <w:r w:rsidR="0089594F" w:rsidRPr="0042773F">
        <w:t xml:space="preserve">further insight into how </w:t>
      </w:r>
      <w:r w:rsidR="009F126E" w:rsidRPr="0042773F">
        <w:t xml:space="preserve">perceptual </w:t>
      </w:r>
      <w:r w:rsidR="008B0DD0" w:rsidRPr="0042773F">
        <w:t xml:space="preserve">and/or response competition affected </w:t>
      </w:r>
      <w:r w:rsidR="00BA65F6" w:rsidRPr="0042773F">
        <w:t>performance in</w:t>
      </w:r>
      <w:r w:rsidR="008B0DD0" w:rsidRPr="0042773F">
        <w:t xml:space="preserve"> </w:t>
      </w:r>
      <w:r w:rsidR="007E1D37" w:rsidRPr="0042773F">
        <w:t xml:space="preserve">two-target </w:t>
      </w:r>
      <w:r w:rsidR="008B0DD0" w:rsidRPr="0042773F">
        <w:lastRenderedPageBreak/>
        <w:t>trials</w:t>
      </w:r>
      <w:r w:rsidR="00516F9C" w:rsidRPr="0042773F">
        <w:t xml:space="preserve">. </w:t>
      </w:r>
      <w:r w:rsidR="00996F8C" w:rsidRPr="0042773F">
        <w:t xml:space="preserve">The </w:t>
      </w:r>
      <w:r w:rsidR="00996F8C" w:rsidRPr="00F52139">
        <w:rPr>
          <w:rPrChange w:id="277" w:author="Wilmott, James" w:date="2022-01-05T12:24:00Z">
            <w:rPr>
              <w:i/>
              <w:iCs/>
            </w:rPr>
          </w:rPrChange>
        </w:rPr>
        <w:t>perceptual competition hypothesis</w:t>
      </w:r>
      <w:r w:rsidR="00996F8C" w:rsidRPr="0042773F">
        <w:t xml:space="preserve"> would predict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is slower than </w:t>
      </w:r>
      <w:proofErr w:type="spellStart"/>
      <w:r w:rsidR="00A00C6B" w:rsidRPr="0042773F">
        <w:t>S</w:t>
      </w:r>
      <w:r w:rsidR="00A00C6B" w:rsidRPr="00A00C6B">
        <w:rPr>
          <w:vertAlign w:val="subscript"/>
        </w:rPr>
        <w:t>same</w:t>
      </w:r>
      <w:proofErr w:type="spellEnd"/>
      <w:r w:rsidR="00996F8C" w:rsidRPr="0042773F" w:rsidDel="001E7B71">
        <w:t xml:space="preserve"> </w:t>
      </w:r>
      <w:r w:rsidR="00E65698" w:rsidRPr="0042773F">
        <w:t>-</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while comparable in performance with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0C0488" w:rsidRPr="0042773F">
        <w:t>-</w:t>
      </w:r>
      <w:r w:rsidR="00996F8C" w:rsidRPr="0042773F">
        <w:t xml:space="preserve"> </w:t>
      </w:r>
      <w:proofErr w:type="spellStart"/>
      <w:r w:rsidR="00A00C6B" w:rsidRPr="0042773F">
        <w:t>R</w:t>
      </w:r>
      <w:r w:rsidR="00A00C6B" w:rsidRPr="00A00C6B">
        <w:rPr>
          <w:vertAlign w:val="subscript"/>
        </w:rPr>
        <w:t>different</w:t>
      </w:r>
      <w:proofErr w:type="spellEnd"/>
      <w:r w:rsidR="00996F8C" w:rsidRPr="0042773F">
        <w:t xml:space="preserve"> because different shapes should incur competition relative to the same shape condition. However, the </w:t>
      </w:r>
      <w:r w:rsidR="00996F8C" w:rsidRPr="00DD2C9E">
        <w:rPr>
          <w:rPrChange w:id="278" w:author="Wilmott, James" w:date="2022-01-05T12:24:00Z">
            <w:rPr>
              <w:i/>
              <w:iCs/>
            </w:rPr>
          </w:rPrChange>
        </w:rPr>
        <w:t>response competition hypothesi</w:t>
      </w:r>
      <w:r w:rsidR="00996F8C" w:rsidRPr="00DD2C9E">
        <w:rPr>
          <w:rPrChange w:id="279" w:author="Wilmott, James" w:date="2022-01-05T12:25:00Z">
            <w:rPr>
              <w:i/>
              <w:iCs/>
            </w:rPr>
          </w:rPrChange>
        </w:rPr>
        <w:t>s</w:t>
      </w:r>
      <w:r w:rsidR="00996F8C" w:rsidRPr="0042773F">
        <w:t xml:space="preserve"> would predict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is faster than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B74336" w:rsidRPr="0042773F">
        <w:t>-</w:t>
      </w:r>
      <w:r w:rsidR="00996F8C" w:rsidRPr="0042773F">
        <w:t xml:space="preserve"> </w:t>
      </w:r>
      <w:proofErr w:type="spellStart"/>
      <w:r w:rsidR="00A00C6B" w:rsidRPr="0042773F">
        <w:t>R</w:t>
      </w:r>
      <w:r w:rsidR="00A00C6B" w:rsidRPr="00A00C6B">
        <w:rPr>
          <w:vertAlign w:val="subscript"/>
        </w:rPr>
        <w:t>different</w:t>
      </w:r>
      <w:proofErr w:type="spellEnd"/>
      <w:r w:rsidR="00996F8C" w:rsidRPr="0042773F">
        <w:t xml:space="preserve"> while comparable in performance to </w:t>
      </w:r>
      <w:proofErr w:type="spellStart"/>
      <w:r w:rsidR="00A00C6B" w:rsidRPr="0042773F">
        <w:t>S</w:t>
      </w:r>
      <w:r w:rsidR="00A00C6B" w:rsidRPr="00A00C6B">
        <w:rPr>
          <w:vertAlign w:val="subscript"/>
        </w:rPr>
        <w:t>same</w:t>
      </w:r>
      <w:proofErr w:type="spellEnd"/>
      <w:r w:rsidR="00996F8C" w:rsidRPr="0042773F" w:rsidDel="001E7B71">
        <w:t xml:space="preserve"> </w:t>
      </w:r>
      <w:r w:rsidR="00B74336" w:rsidRPr="0042773F">
        <w:t>-</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because different responses should incur competition relative to </w:t>
      </w:r>
      <w:r w:rsidR="007D143F" w:rsidRPr="0042773F">
        <w:t xml:space="preserve">the two </w:t>
      </w:r>
      <w:r w:rsidR="00996F8C" w:rsidRPr="0042773F">
        <w:t>same response condition</w:t>
      </w:r>
      <w:r w:rsidR="00FE6AE9" w:rsidRPr="0042773F">
        <w:t>s</w:t>
      </w:r>
      <w:r w:rsidR="00996F8C" w:rsidRPr="0042773F">
        <w:t>.</w:t>
      </w:r>
      <w:r w:rsidR="00AB4A22" w:rsidRPr="0042773F">
        <w:t xml:space="preserve"> </w:t>
      </w:r>
    </w:p>
    <w:p w14:paraId="7FA0E533" w14:textId="72A548FB" w:rsidR="00516F9C" w:rsidRPr="0042773F" w:rsidRDefault="00AB4A22" w:rsidP="00A67669">
      <w:pPr>
        <w:spacing w:line="480" w:lineRule="auto"/>
        <w:ind w:firstLine="720"/>
        <w:outlineLvl w:val="0"/>
      </w:pPr>
      <w:r w:rsidRPr="0042773F">
        <w:t xml:space="preserve">According to the </w:t>
      </w:r>
      <w:r w:rsidR="00DA7D41">
        <w:t>Theory of E</w:t>
      </w:r>
      <w:r w:rsidRPr="0042773F">
        <w:t xml:space="preserve">vent </w:t>
      </w:r>
      <w:r w:rsidR="00DA7D41">
        <w:t>C</w:t>
      </w:r>
      <w:r w:rsidRPr="0042773F">
        <w:t>oding</w:t>
      </w:r>
      <w:r w:rsidR="00DA7D41">
        <w:t xml:space="preserve"> (TEC)</w:t>
      </w:r>
      <w:r w:rsidR="00903DB4">
        <w:t xml:space="preserve">, </w:t>
      </w:r>
      <w:r w:rsidRPr="0042773F">
        <w:t xml:space="preserve">perceptual features and its associated responses get automatically associated and stored in the brain as </w:t>
      </w:r>
      <w:r w:rsidR="00DA7D41">
        <w:t>‘e</w:t>
      </w:r>
      <w:r w:rsidRPr="0042773F">
        <w:t>vent files</w:t>
      </w:r>
      <w:r w:rsidR="00DA7D41">
        <w:t>’</w:t>
      </w:r>
      <w:r w:rsidRPr="0042773F">
        <w:t xml:space="preserve"> (Frings et al., 2020; </w:t>
      </w:r>
      <w:proofErr w:type="spellStart"/>
      <w:r w:rsidRPr="0042773F">
        <w:t>Hommel</w:t>
      </w:r>
      <w:proofErr w:type="spellEnd"/>
      <w:r w:rsidRPr="0042773F">
        <w:t xml:space="preserve"> et al., 2001; </w:t>
      </w:r>
      <w:proofErr w:type="spellStart"/>
      <w:r w:rsidRPr="0042773F">
        <w:t>Hommel</w:t>
      </w:r>
      <w:proofErr w:type="spellEnd"/>
      <w:r w:rsidRPr="0042773F">
        <w:t>, 2004, 2005). These stimulus-r</w:t>
      </w:r>
      <w:r w:rsidR="00DA7D41">
        <w:t>e</w:t>
      </w:r>
      <w:r w:rsidRPr="0042773F">
        <w:t>sponse associations are assumed to be so strong that mere perception of a particular stimulus automatically activates the associated response codes and vice</w:t>
      </w:r>
      <w:del w:id="280" w:author="Wilmott, James" w:date="2022-01-05T12:27:00Z">
        <w:r w:rsidRPr="0042773F" w:rsidDel="00DF280A">
          <w:delText xml:space="preserve"> a</w:delText>
        </w:r>
      </w:del>
      <w:r w:rsidRPr="0042773F">
        <w:t xml:space="preserve"> versa. </w:t>
      </w:r>
      <w:r w:rsidR="00DA7D41">
        <w:t xml:space="preserve">TEC </w:t>
      </w:r>
      <w:r w:rsidRPr="0042773F">
        <w:t xml:space="preserve">predicts that performance in both the </w:t>
      </w:r>
      <w:proofErr w:type="spellStart"/>
      <w:r w:rsidR="00A00C6B" w:rsidRPr="0042773F">
        <w:t>S</w:t>
      </w:r>
      <w:r w:rsidR="00A00C6B" w:rsidRPr="00A00C6B">
        <w:rPr>
          <w:vertAlign w:val="subscript"/>
        </w:rPr>
        <w:t>same</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same</w:t>
      </w:r>
      <w:proofErr w:type="spellEnd"/>
      <w:r w:rsidRPr="0042773F">
        <w:t xml:space="preserve">, and </w:t>
      </w:r>
      <w:proofErr w:type="spellStart"/>
      <w:r w:rsidR="00A00C6B" w:rsidRPr="0042773F">
        <w:t>S</w:t>
      </w:r>
      <w:r w:rsidR="00A00C6B" w:rsidRPr="00A00C6B">
        <w:rPr>
          <w:vertAlign w:val="subscript"/>
        </w:rPr>
        <w:t>different</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same</w:t>
      </w:r>
      <w:proofErr w:type="spellEnd"/>
      <w:r w:rsidRPr="0042773F">
        <w:t xml:space="preserve"> conditions will be similar as in both of these conditions </w:t>
      </w:r>
      <w:r w:rsidR="00903DB4">
        <w:t xml:space="preserve">the </w:t>
      </w:r>
      <w:r w:rsidRPr="0042773F">
        <w:t xml:space="preserve">same response code gets activated by associated perceptual features. </w:t>
      </w:r>
      <w:r w:rsidR="00903DB4">
        <w:t xml:space="preserve">For the </w:t>
      </w:r>
      <w:proofErr w:type="spellStart"/>
      <w:r w:rsidR="00A00C6B" w:rsidRPr="0042773F">
        <w:t>S</w:t>
      </w:r>
      <w:r w:rsidR="00A00C6B" w:rsidRPr="00A00C6B">
        <w:rPr>
          <w:vertAlign w:val="subscript"/>
        </w:rPr>
        <w:t>different</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different</w:t>
      </w:r>
      <w:proofErr w:type="spellEnd"/>
      <w:r w:rsidRPr="0042773F">
        <w:t xml:space="preserve"> </w:t>
      </w:r>
      <w:r w:rsidR="00EB2428" w:rsidRPr="0042773F">
        <w:t>condition</w:t>
      </w:r>
      <w:r w:rsidR="00903DB4">
        <w:t>,</w:t>
      </w:r>
      <w:r w:rsidR="00EB2428" w:rsidRPr="0042773F">
        <w:t xml:space="preserve"> it predicts that </w:t>
      </w:r>
      <w:r w:rsidRPr="0042773F">
        <w:t xml:space="preserve">the two targets </w:t>
      </w:r>
      <w:r w:rsidR="006F04F4" w:rsidRPr="0042773F">
        <w:t>activate</w:t>
      </w:r>
      <w:r w:rsidRPr="0042773F">
        <w:t xml:space="preserve"> different </w:t>
      </w:r>
      <w:r w:rsidR="00903DB4">
        <w:t xml:space="preserve">and </w:t>
      </w:r>
      <w:r w:rsidRPr="0042773F">
        <w:t>competing response codes</w:t>
      </w:r>
      <w:r w:rsidR="00903DB4">
        <w:t>,</w:t>
      </w:r>
      <w:r w:rsidRPr="0042773F">
        <w:t xml:space="preserve"> which </w:t>
      </w:r>
      <w:r w:rsidR="00EB2428" w:rsidRPr="0042773F">
        <w:t xml:space="preserve">might </w:t>
      </w:r>
      <w:r w:rsidRPr="0042773F">
        <w:t xml:space="preserve">lead to relatively longer RT compared to </w:t>
      </w:r>
      <w:r w:rsidR="00903DB4">
        <w:t xml:space="preserve">the </w:t>
      </w:r>
      <w:proofErr w:type="spellStart"/>
      <w:r w:rsidR="00A00C6B" w:rsidRPr="0042773F">
        <w:t>R</w:t>
      </w:r>
      <w:r w:rsidR="00A00C6B" w:rsidRPr="00A00C6B">
        <w:rPr>
          <w:vertAlign w:val="subscript"/>
        </w:rPr>
        <w:t>same</w:t>
      </w:r>
      <w:proofErr w:type="spellEnd"/>
      <w:r w:rsidRPr="0042773F">
        <w:t xml:space="preserve"> conditions.</w:t>
      </w:r>
    </w:p>
    <w:p w14:paraId="5028E3E0" w14:textId="77777777" w:rsidR="00B773F5" w:rsidRPr="0042773F" w:rsidRDefault="00B773F5" w:rsidP="00A67669">
      <w:pPr>
        <w:spacing w:line="480" w:lineRule="auto"/>
        <w:outlineLvl w:val="0"/>
        <w:rPr>
          <w:strike/>
        </w:rPr>
      </w:pPr>
    </w:p>
    <w:p w14:paraId="5E7BAFE0" w14:textId="75F69B7A" w:rsidR="00853047" w:rsidRPr="0042773F" w:rsidRDefault="00853047" w:rsidP="00DF2EEC">
      <w:pPr>
        <w:spacing w:line="480" w:lineRule="auto"/>
        <w:outlineLvl w:val="0"/>
      </w:pPr>
      <w:r w:rsidRPr="0042773F">
        <w:rPr>
          <w:b/>
        </w:rPr>
        <w:t>Method</w:t>
      </w:r>
      <w:r w:rsidR="00D972BC" w:rsidRPr="0042773F">
        <w:rPr>
          <w:b/>
        </w:rPr>
        <w:t>s</w:t>
      </w:r>
      <w:r w:rsidRPr="0042773F">
        <w:rPr>
          <w:b/>
        </w:rPr>
        <w:t xml:space="preserve"> </w:t>
      </w:r>
    </w:p>
    <w:p w14:paraId="0D9944E9" w14:textId="59D5E076" w:rsidR="00C72802" w:rsidRPr="00F3452B" w:rsidRDefault="00853047" w:rsidP="00A67669">
      <w:pPr>
        <w:spacing w:line="480" w:lineRule="auto"/>
        <w:outlineLvl w:val="0"/>
        <w:rPr>
          <w:b/>
          <w:bCs/>
          <w:i/>
          <w:iCs/>
        </w:rPr>
      </w:pPr>
      <w:r w:rsidRPr="00F3452B">
        <w:rPr>
          <w:b/>
          <w:bCs/>
          <w:i/>
          <w:iCs/>
        </w:rPr>
        <w:t>Participants</w:t>
      </w:r>
    </w:p>
    <w:p w14:paraId="7E99356D" w14:textId="10B7968D" w:rsidR="00853047" w:rsidRPr="00DF2EEC" w:rsidRDefault="001E40D8" w:rsidP="00DF2EEC">
      <w:pPr>
        <w:spacing w:line="480" w:lineRule="auto"/>
        <w:ind w:firstLine="720"/>
        <w:outlineLvl w:val="0"/>
      </w:pPr>
      <w:r w:rsidRPr="0042773F">
        <w:t xml:space="preserve">Nineteen </w:t>
      </w:r>
      <w:r w:rsidR="00853047" w:rsidRPr="0042773F">
        <w:t>participants (12 female, mean age = 21) from the Brown University community volunteered to take part in this experiment for one hour in exchange for course credit or monetary compensation. All participants were right</w:t>
      </w:r>
      <w:r w:rsidR="008A5A13" w:rsidRPr="0042773F">
        <w:t>-</w:t>
      </w:r>
      <w:r w:rsidR="00853047" w:rsidRPr="0042773F">
        <w:t>handed and had normal or corrected to normal vision and normal color vision. They were naïve to the goals of the experiment. The protocol was approved by the Brown University Institutional Review Board.</w:t>
      </w:r>
    </w:p>
    <w:p w14:paraId="56A3A2A3" w14:textId="77777777" w:rsidR="00853047" w:rsidRPr="00F3452B" w:rsidRDefault="00853047" w:rsidP="00A67669">
      <w:pPr>
        <w:spacing w:line="480" w:lineRule="auto"/>
        <w:outlineLvl w:val="0"/>
        <w:rPr>
          <w:b/>
          <w:bCs/>
          <w:i/>
          <w:iCs/>
        </w:rPr>
      </w:pPr>
      <w:r w:rsidRPr="00F3452B">
        <w:rPr>
          <w:b/>
          <w:bCs/>
          <w:i/>
          <w:iCs/>
        </w:rPr>
        <w:lastRenderedPageBreak/>
        <w:t>Apparatus</w:t>
      </w:r>
    </w:p>
    <w:p w14:paraId="3606876D" w14:textId="6E17632E" w:rsidR="00853047" w:rsidRPr="0042773F" w:rsidRDefault="00853047" w:rsidP="00A67669">
      <w:pPr>
        <w:spacing w:line="480" w:lineRule="auto"/>
        <w:outlineLvl w:val="0"/>
      </w:pPr>
      <w:r w:rsidRPr="0042773F">
        <w:tab/>
        <w:t>The same apparatus was used as in Experiment</w:t>
      </w:r>
      <w:r w:rsidR="007F66A3" w:rsidRPr="0042773F">
        <w:t>s 1 and</w:t>
      </w:r>
      <w:r w:rsidRPr="0042773F">
        <w:t xml:space="preserve"> 2. </w:t>
      </w:r>
    </w:p>
    <w:p w14:paraId="33863F88" w14:textId="77777777" w:rsidR="00853047" w:rsidRPr="00F3452B" w:rsidRDefault="00853047" w:rsidP="00A67669">
      <w:pPr>
        <w:spacing w:line="480" w:lineRule="auto"/>
        <w:outlineLvl w:val="0"/>
        <w:rPr>
          <w:b/>
          <w:bCs/>
          <w:i/>
          <w:iCs/>
        </w:rPr>
      </w:pPr>
      <w:r w:rsidRPr="00F3452B">
        <w:rPr>
          <w:b/>
          <w:bCs/>
          <w:i/>
          <w:iCs/>
        </w:rPr>
        <w:t>Stimuli and procedure</w:t>
      </w:r>
    </w:p>
    <w:p w14:paraId="05F2CBC5" w14:textId="0ABCDE55" w:rsidR="00ED0FE5" w:rsidRPr="0042773F" w:rsidRDefault="00643A34" w:rsidP="00A67669">
      <w:pPr>
        <w:spacing w:line="480" w:lineRule="auto"/>
      </w:pPr>
      <w:r w:rsidRPr="0042773F">
        <w:tab/>
        <w:t xml:space="preserve">The stimuli and task procedure were the same as in Experiment 2 except for the following. </w:t>
      </w:r>
      <w:r w:rsidR="00D972BC" w:rsidRPr="0042773F">
        <w:t xml:space="preserve">Because </w:t>
      </w:r>
      <w:r w:rsidR="000840AF" w:rsidRPr="0042773F">
        <w:t xml:space="preserve">our primary focus was comparisons among the </w:t>
      </w:r>
      <w:r w:rsidR="007E1D37" w:rsidRPr="0042773F">
        <w:t xml:space="preserve">two-target </w:t>
      </w:r>
      <w:r w:rsidR="000840AF" w:rsidRPr="0042773F">
        <w:t xml:space="preserve">trials and not between one vs. </w:t>
      </w:r>
      <w:r w:rsidR="007E1D37" w:rsidRPr="0042773F">
        <w:t>two</w:t>
      </w:r>
      <w:r w:rsidR="00F30856" w:rsidRPr="0042773F">
        <w:t xml:space="preserve"> </w:t>
      </w:r>
      <w:r w:rsidR="007E1D37" w:rsidRPr="0042773F">
        <w:t>targ</w:t>
      </w:r>
      <w:r w:rsidR="00E46D19" w:rsidRPr="0042773F">
        <w:t>et</w:t>
      </w:r>
      <w:r w:rsidR="000840AF" w:rsidRPr="0042773F">
        <w:t xml:space="preserve">s, we fixed </w:t>
      </w:r>
      <w:r w:rsidR="003245B0" w:rsidRPr="0042773F">
        <w:t>the</w:t>
      </w:r>
      <w:r w:rsidR="000840AF" w:rsidRPr="0042773F">
        <w:t xml:space="preserve"> </w:t>
      </w:r>
      <w:r w:rsidRPr="0042773F">
        <w:t>total of stimuli</w:t>
      </w:r>
      <w:r w:rsidR="000840AF" w:rsidRPr="0042773F">
        <w:t xml:space="preserve"> to six, in which either one or two targets were included. </w:t>
      </w:r>
      <w:r w:rsidR="004A7D46" w:rsidRPr="0042773F">
        <w:t>W</w:t>
      </w:r>
      <w:r w:rsidR="001E073A" w:rsidRPr="0042773F">
        <w:t xml:space="preserve">e </w:t>
      </w:r>
      <w:r w:rsidR="0015498C" w:rsidRPr="0042773F">
        <w:t xml:space="preserve">modified </w:t>
      </w:r>
      <w:r w:rsidR="000840AF" w:rsidRPr="0042773F">
        <w:t xml:space="preserve">the </w:t>
      </w:r>
      <w:r w:rsidR="001E073A" w:rsidRPr="0042773F">
        <w:t xml:space="preserve">stimuli used in Experiments 1 and 2 </w:t>
      </w:r>
      <w:r w:rsidR="000840AF" w:rsidRPr="0042773F">
        <w:t xml:space="preserve">by </w:t>
      </w:r>
      <w:r w:rsidR="001E073A" w:rsidRPr="0042773F">
        <w:t>rot</w:t>
      </w:r>
      <w:r w:rsidR="00131743" w:rsidRPr="0042773F">
        <w:t>ating</w:t>
      </w:r>
      <w:r w:rsidR="001E073A" w:rsidRPr="0042773F">
        <w:t xml:space="preserve"> them 45º </w:t>
      </w:r>
      <w:r w:rsidR="000840AF" w:rsidRPr="0042773F">
        <w:t>(</w:t>
      </w:r>
      <w:r w:rsidR="00131743" w:rsidRPr="0042773F">
        <w:t>Figure 3A</w:t>
      </w:r>
      <w:r w:rsidR="000840AF" w:rsidRPr="0042773F">
        <w:t xml:space="preserve">). </w:t>
      </w:r>
      <w:r w:rsidR="001E073A" w:rsidRPr="0042773F">
        <w:t>Thus, for each stimulus, either the top</w:t>
      </w:r>
      <w:r w:rsidR="00B95D40" w:rsidRPr="0042773F">
        <w:t>-</w:t>
      </w:r>
      <w:r w:rsidR="001E073A" w:rsidRPr="0042773F">
        <w:t>left, top</w:t>
      </w:r>
      <w:r w:rsidR="00B95D40" w:rsidRPr="0042773F">
        <w:t>-</w:t>
      </w:r>
      <w:r w:rsidR="001E073A" w:rsidRPr="0042773F">
        <w:t>right, bottom</w:t>
      </w:r>
      <w:r w:rsidR="00B95D40" w:rsidRPr="0042773F">
        <w:t>-</w:t>
      </w:r>
      <w:r w:rsidR="001E073A" w:rsidRPr="0042773F">
        <w:t>left, or bottom</w:t>
      </w:r>
      <w:r w:rsidR="00B95D40" w:rsidRPr="0042773F">
        <w:t>-</w:t>
      </w:r>
      <w:r w:rsidR="001E073A" w:rsidRPr="0042773F">
        <w:t xml:space="preserve">right corner could be </w:t>
      </w:r>
      <w:r w:rsidR="00B2244A" w:rsidRPr="0042773F">
        <w:t>cut-off</w:t>
      </w:r>
      <w:r w:rsidR="001E073A" w:rsidRPr="0042773F">
        <w:t xml:space="preserve">. The discrimination response remained the same as in </w:t>
      </w:r>
      <w:r w:rsidR="000840AF" w:rsidRPr="0042773F">
        <w:t>Exp</w:t>
      </w:r>
      <w:r w:rsidR="00C30DF5" w:rsidRPr="0042773F">
        <w:t>eriment</w:t>
      </w:r>
      <w:r w:rsidR="000840AF" w:rsidRPr="0042773F">
        <w:t>s 1 and 2</w:t>
      </w:r>
      <w:r w:rsidR="001E073A" w:rsidRPr="0042773F">
        <w:t xml:space="preserve">, requiring participants to respond </w:t>
      </w:r>
      <w:r w:rsidR="000840AF" w:rsidRPr="0042773F">
        <w:t>to</w:t>
      </w:r>
      <w:r w:rsidR="001E626F" w:rsidRPr="0042773F">
        <w:t xml:space="preserve"> a</w:t>
      </w:r>
      <w:r w:rsidR="000840AF" w:rsidRPr="0042773F">
        <w:t xml:space="preserve"> </w:t>
      </w:r>
      <w:r w:rsidR="001E073A" w:rsidRPr="0042773F">
        <w:t>‘top’</w:t>
      </w:r>
      <w:r w:rsidR="0079459F" w:rsidRPr="0042773F">
        <w:t xml:space="preserve"> </w:t>
      </w:r>
      <w:r w:rsidR="000840AF" w:rsidRPr="0042773F">
        <w:t xml:space="preserve">or ‘bottom’ cut-off </w:t>
      </w:r>
      <w:r w:rsidR="00DB598F" w:rsidRPr="0042773F">
        <w:t xml:space="preserve">corner </w:t>
      </w:r>
      <w:r w:rsidR="000840AF" w:rsidRPr="0042773F">
        <w:t xml:space="preserve">regardless of whether it was </w:t>
      </w:r>
      <w:r w:rsidR="00B2244A" w:rsidRPr="0042773F">
        <w:t>cut-off</w:t>
      </w:r>
      <w:r w:rsidR="000840AF" w:rsidRPr="0042773F">
        <w:t xml:space="preserve"> from </w:t>
      </w:r>
      <w:r w:rsidR="001E073A" w:rsidRPr="0042773F">
        <w:t xml:space="preserve">the left or right side of the target. </w:t>
      </w:r>
      <w:r w:rsidR="00A333AB" w:rsidRPr="0042773F">
        <w:t>T</w:t>
      </w:r>
      <w:r w:rsidR="00C2362C" w:rsidRPr="0042773F">
        <w:t>arget shapes varied in whether their shapes and potential responses were the same or different</w:t>
      </w:r>
      <w:r w:rsidR="000840AF" w:rsidRPr="0042773F">
        <w:t>, resulting in three conditions</w:t>
      </w:r>
      <w:r w:rsidR="001E073A" w:rsidRPr="0042773F">
        <w:t xml:space="preserve"> (Fig</w:t>
      </w:r>
      <w:r w:rsidR="001A0696" w:rsidRPr="0042773F">
        <w:t>ure 3A</w:t>
      </w:r>
      <w:r w:rsidR="001E073A" w:rsidRPr="0042773F">
        <w:t>)</w:t>
      </w:r>
      <w:r w:rsidR="000840AF" w:rsidRPr="0042773F">
        <w:t xml:space="preserve">: </w:t>
      </w:r>
      <w:proofErr w:type="spellStart"/>
      <w:r w:rsidR="00A00C6B" w:rsidRPr="0042773F">
        <w:t>S</w:t>
      </w:r>
      <w:r w:rsidR="00A00C6B" w:rsidRPr="00A00C6B">
        <w:rPr>
          <w:vertAlign w:val="subscript"/>
        </w:rPr>
        <w:t>same</w:t>
      </w:r>
      <w:proofErr w:type="spellEnd"/>
      <w:r w:rsidR="00972A8E" w:rsidRPr="0042773F" w:rsidDel="001E7B71">
        <w:t xml:space="preserve"> </w:t>
      </w:r>
      <w:r w:rsidR="00972A8E" w:rsidRPr="0042773F">
        <w:t xml:space="preserve">- </w:t>
      </w:r>
      <w:proofErr w:type="spellStart"/>
      <w:r w:rsidR="00A00C6B" w:rsidRPr="0042773F">
        <w:t>R</w:t>
      </w:r>
      <w:r w:rsidR="00A00C6B" w:rsidRPr="00A00C6B">
        <w:rPr>
          <w:vertAlign w:val="subscript"/>
        </w:rPr>
        <w:t>same</w:t>
      </w:r>
      <w:proofErr w:type="spellEnd"/>
      <w:r w:rsidR="000840AF" w:rsidRPr="0042773F">
        <w:t xml:space="preserve">, </w:t>
      </w:r>
      <w:proofErr w:type="spellStart"/>
      <w:r w:rsidR="00A00C6B" w:rsidRPr="0042773F">
        <w:t>S</w:t>
      </w:r>
      <w:r w:rsidR="00A00C6B" w:rsidRPr="00A00C6B">
        <w:rPr>
          <w:vertAlign w:val="subscript"/>
        </w:rPr>
        <w:t>different</w:t>
      </w:r>
      <w:proofErr w:type="spellEnd"/>
      <w:r w:rsidR="00702EAF" w:rsidRPr="0042773F">
        <w:rPr>
          <w:vertAlign w:val="subscript"/>
        </w:rPr>
        <w:t xml:space="preserve"> </w:t>
      </w:r>
      <w:r w:rsidR="00702EAF" w:rsidRPr="0042773F">
        <w:t xml:space="preserve">- </w:t>
      </w:r>
      <w:proofErr w:type="spellStart"/>
      <w:r w:rsidR="00A00C6B" w:rsidRPr="0042773F">
        <w:t>R</w:t>
      </w:r>
      <w:r w:rsidR="00A00C6B" w:rsidRPr="00A00C6B">
        <w:rPr>
          <w:vertAlign w:val="subscript"/>
        </w:rPr>
        <w:t>same</w:t>
      </w:r>
      <w:proofErr w:type="spellEnd"/>
      <w:r w:rsidR="00702EAF" w:rsidRPr="0042773F">
        <w:t xml:space="preserve"> </w:t>
      </w:r>
      <w:r w:rsidR="000840AF" w:rsidRPr="0042773F">
        <w:t xml:space="preserve">and </w:t>
      </w:r>
      <w:proofErr w:type="spellStart"/>
      <w:r w:rsidR="00A00C6B" w:rsidRPr="0042773F">
        <w:t>S</w:t>
      </w:r>
      <w:r w:rsidR="00A00C6B" w:rsidRPr="00A00C6B">
        <w:rPr>
          <w:vertAlign w:val="subscript"/>
        </w:rPr>
        <w:t>different</w:t>
      </w:r>
      <w:proofErr w:type="spellEnd"/>
      <w:r w:rsidR="000C5336" w:rsidRPr="0042773F">
        <w:rPr>
          <w:vertAlign w:val="subscript"/>
        </w:rPr>
        <w:t xml:space="preserve"> </w:t>
      </w:r>
      <w:r w:rsidR="000C5336" w:rsidRPr="0042773F">
        <w:t xml:space="preserve">- </w:t>
      </w:r>
      <w:proofErr w:type="spellStart"/>
      <w:r w:rsidR="00A00C6B" w:rsidRPr="0042773F">
        <w:t>R</w:t>
      </w:r>
      <w:r w:rsidR="00A00C6B" w:rsidRPr="00A00C6B">
        <w:rPr>
          <w:vertAlign w:val="subscript"/>
        </w:rPr>
        <w:t>different</w:t>
      </w:r>
      <w:proofErr w:type="spellEnd"/>
      <w:r w:rsidR="000840AF" w:rsidRPr="0042773F">
        <w:t>.</w:t>
      </w:r>
      <w:r w:rsidR="000840AF" w:rsidRPr="0042773F">
        <w:rPr>
          <w:vertAlign w:val="subscript"/>
        </w:rPr>
        <w:t xml:space="preserve"> </w:t>
      </w:r>
      <w:r w:rsidR="00A868CB" w:rsidRPr="0042773F">
        <w:t xml:space="preserve">In the </w:t>
      </w:r>
      <w:proofErr w:type="spellStart"/>
      <w:r w:rsidR="00A00C6B" w:rsidRPr="0042773F">
        <w:t>S</w:t>
      </w:r>
      <w:r w:rsidR="00A00C6B" w:rsidRPr="00A00C6B">
        <w:rPr>
          <w:vertAlign w:val="subscript"/>
        </w:rPr>
        <w:t>same</w:t>
      </w:r>
      <w:proofErr w:type="spellEnd"/>
      <w:r w:rsidR="00972A8E" w:rsidRPr="0042773F" w:rsidDel="001E7B71">
        <w:t xml:space="preserve"> </w:t>
      </w:r>
      <w:r w:rsidR="004674F6" w:rsidRPr="0042773F">
        <w:t>-</w:t>
      </w:r>
      <w:r w:rsidR="00972A8E" w:rsidRPr="0042773F">
        <w:t xml:space="preserve"> </w:t>
      </w:r>
      <w:proofErr w:type="spellStart"/>
      <w:r w:rsidR="00A00C6B" w:rsidRPr="0042773F">
        <w:t>R</w:t>
      </w:r>
      <w:r w:rsidR="00A00C6B" w:rsidRPr="00A00C6B">
        <w:rPr>
          <w:vertAlign w:val="subscript"/>
        </w:rPr>
        <w:t>same</w:t>
      </w:r>
      <w:proofErr w:type="spellEnd"/>
      <w:r w:rsidR="00972A8E" w:rsidRPr="0042773F">
        <w:t xml:space="preserve"> condition</w:t>
      </w:r>
      <w:r w:rsidR="00A868CB" w:rsidRPr="0042773F">
        <w:t xml:space="preserve">, target shapes </w:t>
      </w:r>
      <w:r w:rsidR="00C66CD6" w:rsidRPr="0042773F">
        <w:t>were always the same</w:t>
      </w:r>
      <w:r w:rsidR="003B46E0" w:rsidRPr="0042773F">
        <w:t xml:space="preserve"> (e.g., </w:t>
      </w:r>
      <w:r w:rsidR="00B118AC" w:rsidRPr="0042773F">
        <w:t>top right and top right cut</w:t>
      </w:r>
      <w:r w:rsidR="00327D8A" w:rsidRPr="0042773F">
        <w:t>-</w:t>
      </w:r>
      <w:r w:rsidR="00B118AC" w:rsidRPr="0042773F">
        <w:t>off)</w:t>
      </w:r>
      <w:r w:rsidR="00B96BE8" w:rsidRPr="0042773F">
        <w:t>,</w:t>
      </w:r>
      <w:r w:rsidR="00B118AC" w:rsidRPr="0042773F">
        <w:t xml:space="preserve"> that corresponded to the same response (‘top’, </w:t>
      </w:r>
      <w:r w:rsidR="00B96BE8" w:rsidRPr="0042773F">
        <w:t>Fig</w:t>
      </w:r>
      <w:r w:rsidR="00446C5A" w:rsidRPr="0042773F">
        <w:t>ure 3A</w:t>
      </w:r>
      <w:r w:rsidR="00B118AC" w:rsidRPr="0042773F">
        <w:t>, left</w:t>
      </w:r>
      <w:r w:rsidR="003B46E0" w:rsidRPr="0042773F">
        <w:t>)</w:t>
      </w:r>
      <w:r w:rsidR="00A868CB" w:rsidRPr="0042773F">
        <w:t xml:space="preserve">. </w:t>
      </w:r>
      <w:r w:rsidR="00B063C2" w:rsidRPr="0042773F">
        <w:t xml:space="preserve">In the </w:t>
      </w:r>
      <w:proofErr w:type="spellStart"/>
      <w:r w:rsidR="00A00C6B" w:rsidRPr="0042773F">
        <w:t>S</w:t>
      </w:r>
      <w:r w:rsidR="00A00C6B" w:rsidRPr="00A00C6B">
        <w:rPr>
          <w:vertAlign w:val="subscript"/>
        </w:rPr>
        <w:t>different</w:t>
      </w:r>
      <w:proofErr w:type="spellEnd"/>
      <w:r w:rsidR="00702EAF" w:rsidRPr="0042773F">
        <w:rPr>
          <w:vertAlign w:val="subscript"/>
        </w:rPr>
        <w:t xml:space="preserve"> </w:t>
      </w:r>
      <w:r w:rsidR="00702EAF" w:rsidRPr="0042773F">
        <w:t xml:space="preserve">- </w:t>
      </w:r>
      <w:proofErr w:type="spellStart"/>
      <w:r w:rsidR="00A00C6B" w:rsidRPr="0042773F">
        <w:t>R</w:t>
      </w:r>
      <w:r w:rsidR="00A00C6B" w:rsidRPr="00A00C6B">
        <w:rPr>
          <w:vertAlign w:val="subscript"/>
        </w:rPr>
        <w:t>same</w:t>
      </w:r>
      <w:proofErr w:type="spellEnd"/>
      <w:r w:rsidR="00702EAF" w:rsidRPr="0042773F" w:rsidDel="00702EAF">
        <w:t xml:space="preserve"> </w:t>
      </w:r>
      <w:r w:rsidR="00B063C2" w:rsidRPr="0042773F">
        <w:t xml:space="preserve">condition, both targets had different </w:t>
      </w:r>
      <w:r w:rsidR="000840AF" w:rsidRPr="0042773F">
        <w:t>shapes (</w:t>
      </w:r>
      <w:r w:rsidR="00CB4DF9" w:rsidRPr="0042773F">
        <w:t xml:space="preserve">e.g., top </w:t>
      </w:r>
      <w:r w:rsidR="00352A8A" w:rsidRPr="0042773F">
        <w:t xml:space="preserve">left </w:t>
      </w:r>
      <w:r w:rsidR="00CB4DF9" w:rsidRPr="0042773F">
        <w:t>vs. top</w:t>
      </w:r>
      <w:r w:rsidR="00B118AC" w:rsidRPr="0042773F">
        <w:t xml:space="preserve"> </w:t>
      </w:r>
      <w:r w:rsidR="00352A8A" w:rsidRPr="0042773F">
        <w:t>right</w:t>
      </w:r>
      <w:r w:rsidR="000840AF" w:rsidRPr="0042773F">
        <w:t xml:space="preserve"> cut-off) </w:t>
      </w:r>
      <w:r w:rsidR="00B063C2" w:rsidRPr="0042773F">
        <w:t>that corresponded to the same potential response</w:t>
      </w:r>
      <w:r w:rsidR="000840AF" w:rsidRPr="0042773F">
        <w:t xml:space="preserve"> (‘top’</w:t>
      </w:r>
      <w:r w:rsidR="00C06C24" w:rsidRPr="0042773F">
        <w:t>,</w:t>
      </w:r>
      <w:r w:rsidR="006052DF" w:rsidRPr="0042773F">
        <w:t xml:space="preserve"> Figure 3A, middle</w:t>
      </w:r>
      <w:r w:rsidR="000840AF" w:rsidRPr="0042773F">
        <w:t>)</w:t>
      </w:r>
      <w:r w:rsidR="006052DF" w:rsidRPr="0042773F">
        <w:t>.</w:t>
      </w:r>
      <w:r w:rsidR="00B063C2" w:rsidRPr="0042773F">
        <w:t xml:space="preserve"> Finally, i</w:t>
      </w:r>
      <w:r w:rsidR="00F9072C" w:rsidRPr="0042773F">
        <w:t xml:space="preserve">n the </w:t>
      </w:r>
      <w:proofErr w:type="spellStart"/>
      <w:r w:rsidR="00A00C6B" w:rsidRPr="0042773F">
        <w:t>S</w:t>
      </w:r>
      <w:r w:rsidR="00A00C6B" w:rsidRPr="00A00C6B">
        <w:rPr>
          <w:vertAlign w:val="subscript"/>
        </w:rPr>
        <w:t>different</w:t>
      </w:r>
      <w:proofErr w:type="spellEnd"/>
      <w:r w:rsidR="000C5336" w:rsidRPr="0042773F">
        <w:rPr>
          <w:vertAlign w:val="subscript"/>
        </w:rPr>
        <w:t xml:space="preserve"> </w:t>
      </w:r>
      <w:r w:rsidR="000C5336" w:rsidRPr="0042773F">
        <w:t xml:space="preserve">- </w:t>
      </w:r>
      <w:proofErr w:type="spellStart"/>
      <w:r w:rsidR="00A00C6B" w:rsidRPr="0042773F">
        <w:t>R</w:t>
      </w:r>
      <w:r w:rsidR="00A00C6B" w:rsidRPr="00A00C6B">
        <w:rPr>
          <w:vertAlign w:val="subscript"/>
        </w:rPr>
        <w:t>different</w:t>
      </w:r>
      <w:proofErr w:type="spellEnd"/>
      <w:r w:rsidR="000C5336" w:rsidRPr="0042773F" w:rsidDel="000C5336">
        <w:t xml:space="preserve"> </w:t>
      </w:r>
      <w:r w:rsidR="00F9072C" w:rsidRPr="0042773F">
        <w:t>condition, each target had a different shape</w:t>
      </w:r>
      <w:r w:rsidR="00CB4DF9" w:rsidRPr="0042773F">
        <w:t xml:space="preserve"> (e.g., bottom right </w:t>
      </w:r>
      <w:r w:rsidR="005A4917" w:rsidRPr="0042773F">
        <w:t>vs.</w:t>
      </w:r>
      <w:r w:rsidR="00CB4DF9" w:rsidRPr="0042773F">
        <w:t xml:space="preserve"> top right</w:t>
      </w:r>
      <w:r w:rsidR="005A4917" w:rsidRPr="0042773F">
        <w:t xml:space="preserve"> cut-off</w:t>
      </w:r>
      <w:r w:rsidR="00CB4DF9" w:rsidRPr="0042773F">
        <w:t>)</w:t>
      </w:r>
      <w:r w:rsidR="00F9072C" w:rsidRPr="0042773F">
        <w:t xml:space="preserve"> that corresponded to a different response (</w:t>
      </w:r>
      <w:r w:rsidR="00646DDA" w:rsidRPr="0042773F">
        <w:t>‘top’ and ‘bottom’</w:t>
      </w:r>
      <w:r w:rsidR="00074470" w:rsidRPr="0042773F">
        <w:t xml:space="preserve">, </w:t>
      </w:r>
      <w:r w:rsidR="00446C5A" w:rsidRPr="0042773F">
        <w:t>Figure 3A</w:t>
      </w:r>
      <w:r w:rsidR="00646DDA" w:rsidRPr="0042773F">
        <w:t>, right</w:t>
      </w:r>
      <w:r w:rsidR="00F9072C" w:rsidRPr="0042773F">
        <w:t>).</w:t>
      </w:r>
      <w:r w:rsidR="00ED0FE5" w:rsidRPr="0042773F">
        <w:t xml:space="preserve"> </w:t>
      </w:r>
    </w:p>
    <w:p w14:paraId="06D41456" w14:textId="1244D240" w:rsidR="00853047" w:rsidRPr="0042773F" w:rsidRDefault="00B545A0" w:rsidP="00DF2EEC">
      <w:pPr>
        <w:spacing w:line="480" w:lineRule="auto"/>
        <w:ind w:firstLine="720"/>
      </w:pPr>
      <w:r w:rsidRPr="0042773F">
        <w:t xml:space="preserve">Each </w:t>
      </w:r>
      <w:r w:rsidR="007E1D37" w:rsidRPr="0042773F">
        <w:t xml:space="preserve">two-target </w:t>
      </w:r>
      <w:r w:rsidRPr="0042773F">
        <w:t>condition occurred an equal number of times in each block.</w:t>
      </w:r>
      <w:r w:rsidR="00695004" w:rsidRPr="0042773F">
        <w:t xml:space="preserve"> During </w:t>
      </w:r>
      <w:r w:rsidR="007E1D37" w:rsidRPr="0042773F">
        <w:t xml:space="preserve">two-target </w:t>
      </w:r>
      <w:r w:rsidR="00695004" w:rsidRPr="0042773F">
        <w:t xml:space="preserve">trials, a distractor with each of the four unique shapes were presented on every trial. For </w:t>
      </w:r>
      <w:r w:rsidR="007E1D37" w:rsidRPr="0042773F">
        <w:t xml:space="preserve">one-target </w:t>
      </w:r>
      <w:r w:rsidR="00695004" w:rsidRPr="0042773F">
        <w:t>trials, the fifth distractor was selected to be each possible shape an equal number of times within a block.</w:t>
      </w:r>
      <w:r w:rsidR="00A42EDF" w:rsidRPr="0042773F">
        <w:t xml:space="preserve"> </w:t>
      </w:r>
      <w:r w:rsidR="00853047" w:rsidRPr="0042773F">
        <w:t>Participants completed three blocks each</w:t>
      </w:r>
      <w:r w:rsidR="000E1468" w:rsidRPr="0042773F">
        <w:t xml:space="preserve"> after a block of practice</w:t>
      </w:r>
      <w:r w:rsidR="00853047" w:rsidRPr="0042773F">
        <w:t xml:space="preserve">. Within </w:t>
      </w:r>
      <w:r w:rsidR="00853047" w:rsidRPr="0042773F">
        <w:lastRenderedPageBreak/>
        <w:t xml:space="preserve">each block, </w:t>
      </w:r>
      <w:r w:rsidR="007E1D37" w:rsidRPr="0042773F">
        <w:t xml:space="preserve">one-target </w:t>
      </w:r>
      <w:r w:rsidR="00853047" w:rsidRPr="0042773F">
        <w:t>was presented on 32 trials (47%) and two targets were presented on 36 trials (53%).</w:t>
      </w:r>
    </w:p>
    <w:p w14:paraId="111CD57A" w14:textId="77777777" w:rsidR="00853047" w:rsidRPr="00F3452B" w:rsidRDefault="00853047" w:rsidP="00A67669">
      <w:pPr>
        <w:spacing w:line="480" w:lineRule="auto"/>
        <w:rPr>
          <w:b/>
          <w:bCs/>
          <w:i/>
          <w:iCs/>
        </w:rPr>
      </w:pPr>
      <w:r w:rsidRPr="00F3452B">
        <w:rPr>
          <w:b/>
          <w:bCs/>
          <w:i/>
          <w:iCs/>
        </w:rPr>
        <w:t>Data Analysis</w:t>
      </w:r>
    </w:p>
    <w:p w14:paraId="324F9C2B" w14:textId="3D1990D9" w:rsidR="00853047" w:rsidRPr="0042773F" w:rsidRDefault="00853047" w:rsidP="00A67669">
      <w:pPr>
        <w:spacing w:line="480" w:lineRule="auto"/>
        <w:ind w:firstLine="720"/>
        <w:outlineLvl w:val="0"/>
      </w:pPr>
      <w:r w:rsidRPr="0042773F">
        <w:t xml:space="preserve">One participant was excluded from analysis because of poor performance. For the remaining </w:t>
      </w:r>
      <w:r w:rsidR="004431BD" w:rsidRPr="0042773F">
        <w:t>18</w:t>
      </w:r>
      <w:r w:rsidR="00477598" w:rsidRPr="0042773F">
        <w:t xml:space="preserve"> </w:t>
      </w:r>
      <w:r w:rsidRPr="0042773F">
        <w:t>participants we used the same exclusion criteria for each trial as in the previous experiments</w:t>
      </w:r>
      <w:r w:rsidR="000840AF" w:rsidRPr="0042773F">
        <w:t xml:space="preserve">. </w:t>
      </w:r>
      <w:r w:rsidR="00104931" w:rsidRPr="0042773F">
        <w:t>This</w:t>
      </w:r>
      <w:r w:rsidR="000840AF" w:rsidRPr="0042773F">
        <w:t xml:space="preserve"> </w:t>
      </w:r>
      <w:r w:rsidRPr="0042773F">
        <w:t>result</w:t>
      </w:r>
      <w:r w:rsidR="000840AF" w:rsidRPr="0042773F">
        <w:t xml:space="preserve">ed </w:t>
      </w:r>
      <w:r w:rsidRPr="0042773F">
        <w:t xml:space="preserve">in a </w:t>
      </w:r>
      <w:r w:rsidR="00B2493B" w:rsidRPr="0042773F">
        <w:t xml:space="preserve">mean </w:t>
      </w:r>
      <w:r w:rsidR="00637935" w:rsidRPr="0042773F">
        <w:t xml:space="preserve">of </w:t>
      </w:r>
      <w:r w:rsidR="00FF38F2" w:rsidRPr="0042773F">
        <w:t>1.1</w:t>
      </w:r>
      <w:r w:rsidR="007917A4" w:rsidRPr="0042773F">
        <w:t xml:space="preserve">% </w:t>
      </w:r>
      <w:r w:rsidR="007917A4" w:rsidRPr="0042773F">
        <w:sym w:font="Symbol" w:char="F0B1"/>
      </w:r>
      <w:r w:rsidR="007917A4" w:rsidRPr="0042773F">
        <w:t xml:space="preserve"> </w:t>
      </w:r>
      <w:r w:rsidR="001B424E" w:rsidRPr="0042773F">
        <w:t>0.</w:t>
      </w:r>
      <w:r w:rsidR="00FF38F2" w:rsidRPr="0042773F">
        <w:t>2</w:t>
      </w:r>
      <w:r w:rsidR="007917A4" w:rsidRPr="0042773F">
        <w:t>%</w:t>
      </w:r>
      <w:r w:rsidRPr="0042773F">
        <w:t xml:space="preserve"> of </w:t>
      </w:r>
      <w:r w:rsidR="007E1D37" w:rsidRPr="0042773F">
        <w:t xml:space="preserve">one-target </w:t>
      </w:r>
      <w:r w:rsidRPr="0042773F">
        <w:t>trials</w:t>
      </w:r>
      <w:r w:rsidR="007917A4" w:rsidRPr="0042773F">
        <w:t>,</w:t>
      </w:r>
      <w:r w:rsidR="00F74222" w:rsidRPr="0042773F">
        <w:t xml:space="preserve"> and</w:t>
      </w:r>
      <w:r w:rsidR="007917A4" w:rsidRPr="0042773F">
        <w:t xml:space="preserve"> </w:t>
      </w:r>
      <w:r w:rsidR="002C691A" w:rsidRPr="0042773F">
        <w:t>1.1</w:t>
      </w:r>
      <w:r w:rsidR="007917A4" w:rsidRPr="0042773F">
        <w:t xml:space="preserve">% </w:t>
      </w:r>
      <w:r w:rsidR="007917A4" w:rsidRPr="0042773F">
        <w:sym w:font="Symbol" w:char="F0B1"/>
      </w:r>
      <w:r w:rsidR="007917A4" w:rsidRPr="0042773F">
        <w:t xml:space="preserve"> </w:t>
      </w:r>
      <w:r w:rsidR="002C691A" w:rsidRPr="0042773F">
        <w:t>0.4</w:t>
      </w:r>
      <w:r w:rsidR="007917A4" w:rsidRPr="0042773F">
        <w:t xml:space="preserve">% </w:t>
      </w:r>
      <w:r w:rsidR="000840AF" w:rsidRPr="0042773F">
        <w:t>, 0.</w:t>
      </w:r>
      <w:r w:rsidR="00A57426" w:rsidRPr="0042773F">
        <w:t>8</w:t>
      </w:r>
      <w:r w:rsidR="000840AF" w:rsidRPr="0042773F">
        <w:t xml:space="preserve">% </w:t>
      </w:r>
      <w:r w:rsidR="000840AF" w:rsidRPr="0042773F">
        <w:sym w:font="Symbol" w:char="F0B1"/>
      </w:r>
      <w:r w:rsidR="000840AF" w:rsidRPr="0042773F">
        <w:t xml:space="preserve"> 0.</w:t>
      </w:r>
      <w:r w:rsidR="00A57426" w:rsidRPr="0042773F">
        <w:t>3</w:t>
      </w:r>
      <w:r w:rsidR="000840AF" w:rsidRPr="0042773F">
        <w:t xml:space="preserve">%, and </w:t>
      </w:r>
      <w:r w:rsidR="00A4632F" w:rsidRPr="0042773F">
        <w:t>0</w:t>
      </w:r>
      <w:r w:rsidR="000840AF" w:rsidRPr="0042773F">
        <w:t xml:space="preserve">.6% </w:t>
      </w:r>
      <w:r w:rsidR="000840AF" w:rsidRPr="0042773F">
        <w:sym w:font="Symbol" w:char="F0B1"/>
      </w:r>
      <w:r w:rsidR="000840AF" w:rsidRPr="0042773F">
        <w:t xml:space="preserve"> </w:t>
      </w:r>
      <w:r w:rsidR="00A42815" w:rsidRPr="0042773F">
        <w:t>0.3</w:t>
      </w:r>
      <w:r w:rsidR="000840AF" w:rsidRPr="0042773F">
        <w:t xml:space="preserve">% </w:t>
      </w:r>
      <w:r w:rsidR="00CB1177" w:rsidRPr="0042773F">
        <w:t xml:space="preserve">of </w:t>
      </w:r>
      <w:proofErr w:type="spellStart"/>
      <w:r w:rsidR="00A00C6B" w:rsidRPr="0042773F">
        <w:t>S</w:t>
      </w:r>
      <w:r w:rsidR="00A00C6B" w:rsidRPr="00A00C6B">
        <w:rPr>
          <w:vertAlign w:val="subscript"/>
        </w:rPr>
        <w:t>same</w:t>
      </w:r>
      <w:proofErr w:type="spellEnd"/>
      <w:r w:rsidR="00C65960" w:rsidRPr="0042773F" w:rsidDel="001E7B71">
        <w:t xml:space="preserve"> </w:t>
      </w:r>
      <w:r w:rsidR="00C65960" w:rsidRPr="0042773F">
        <w:t xml:space="preserve">- </w:t>
      </w:r>
      <w:proofErr w:type="spellStart"/>
      <w:r w:rsidR="00A00C6B" w:rsidRPr="0042773F">
        <w:t>R</w:t>
      </w:r>
      <w:r w:rsidR="00A00C6B" w:rsidRPr="00A00C6B">
        <w:rPr>
          <w:vertAlign w:val="subscript"/>
        </w:rPr>
        <w:t>same</w:t>
      </w:r>
      <w:proofErr w:type="spellEnd"/>
      <w:r w:rsidR="00C65960" w:rsidRPr="0042773F">
        <w:t xml:space="preserve">, </w:t>
      </w:r>
      <w:proofErr w:type="spellStart"/>
      <w:r w:rsidR="00A00C6B" w:rsidRPr="0042773F">
        <w:t>S</w:t>
      </w:r>
      <w:r w:rsidR="00A00C6B" w:rsidRPr="00A00C6B">
        <w:rPr>
          <w:vertAlign w:val="subscript"/>
        </w:rPr>
        <w:t>different</w:t>
      </w:r>
      <w:proofErr w:type="spellEnd"/>
      <w:r w:rsidR="00C65960" w:rsidRPr="0042773F">
        <w:rPr>
          <w:vertAlign w:val="subscript"/>
        </w:rPr>
        <w:t xml:space="preserve"> </w:t>
      </w:r>
      <w:r w:rsidR="00C65960" w:rsidRPr="0042773F">
        <w:t xml:space="preserve">- </w:t>
      </w:r>
      <w:proofErr w:type="spellStart"/>
      <w:r w:rsidR="00A00C6B" w:rsidRPr="0042773F">
        <w:t>R</w:t>
      </w:r>
      <w:r w:rsidR="00A00C6B" w:rsidRPr="00A00C6B">
        <w:rPr>
          <w:vertAlign w:val="subscript"/>
        </w:rPr>
        <w:t>same</w:t>
      </w:r>
      <w:proofErr w:type="spellEnd"/>
      <w:r w:rsidR="00C65960" w:rsidRPr="0042773F">
        <w:t xml:space="preserve">, and </w:t>
      </w:r>
      <w:proofErr w:type="spellStart"/>
      <w:r w:rsidR="00A00C6B" w:rsidRPr="0042773F">
        <w:t>S</w:t>
      </w:r>
      <w:r w:rsidR="00A00C6B" w:rsidRPr="00A00C6B">
        <w:rPr>
          <w:vertAlign w:val="subscript"/>
        </w:rPr>
        <w:t>different</w:t>
      </w:r>
      <w:proofErr w:type="spellEnd"/>
      <w:r w:rsidR="00C65960" w:rsidRPr="0042773F">
        <w:rPr>
          <w:vertAlign w:val="subscript"/>
        </w:rPr>
        <w:t xml:space="preserve"> </w:t>
      </w:r>
      <w:r w:rsidR="00C65960" w:rsidRPr="0042773F">
        <w:t xml:space="preserve">- </w:t>
      </w:r>
      <w:proofErr w:type="spellStart"/>
      <w:r w:rsidR="00A00C6B" w:rsidRPr="0042773F">
        <w:t>R</w:t>
      </w:r>
      <w:r w:rsidR="00A00C6B" w:rsidRPr="00A00C6B">
        <w:rPr>
          <w:vertAlign w:val="subscript"/>
        </w:rPr>
        <w:t>different</w:t>
      </w:r>
      <w:proofErr w:type="spellEnd"/>
      <w:r w:rsidR="00C65960" w:rsidRPr="0042773F" w:rsidDel="00C65960">
        <w:t xml:space="preserve"> </w:t>
      </w:r>
      <w:r w:rsidR="007917A4" w:rsidRPr="0042773F">
        <w:t>trial</w:t>
      </w:r>
      <w:r w:rsidR="000D4834" w:rsidRPr="0042773F">
        <w:t>s</w:t>
      </w:r>
      <w:r w:rsidR="00F94C6B" w:rsidRPr="0042773F">
        <w:t xml:space="preserve"> excluded</w:t>
      </w:r>
      <w:r w:rsidR="00C63213" w:rsidRPr="0042773F">
        <w:t xml:space="preserve"> from analysis</w:t>
      </w:r>
      <w:r w:rsidR="000840AF" w:rsidRPr="0042773F">
        <w:t xml:space="preserve">. </w:t>
      </w:r>
      <w:r w:rsidRPr="0042773F">
        <w:t>During analysis, subsequent pairwise comparisons were Bonferroni corrected.</w:t>
      </w:r>
    </w:p>
    <w:p w14:paraId="2C398743" w14:textId="77777777" w:rsidR="002941A9" w:rsidRPr="0042773F" w:rsidRDefault="002941A9" w:rsidP="00A67669">
      <w:pPr>
        <w:spacing w:line="480" w:lineRule="auto"/>
      </w:pPr>
    </w:p>
    <w:p w14:paraId="66AE72C0" w14:textId="4C9E18F4" w:rsidR="00F95A1A" w:rsidRPr="0042773F" w:rsidRDefault="00846268" w:rsidP="00A67669">
      <w:pPr>
        <w:spacing w:line="480" w:lineRule="auto"/>
        <w:jc w:val="center"/>
      </w:pPr>
      <w:r w:rsidRPr="0042773F">
        <w:rPr>
          <w:noProof/>
        </w:rPr>
        <w:drawing>
          <wp:inline distT="0" distB="0" distL="0" distR="0" wp14:anchorId="08A62ABA" wp14:editId="69C1D891">
            <wp:extent cx="5166891" cy="432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_conflict_example_displays-01.png"/>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5167407" cy="4327437"/>
                    </a:xfrm>
                    <a:prstGeom prst="rect">
                      <a:avLst/>
                    </a:prstGeom>
                    <a:ln>
                      <a:noFill/>
                    </a:ln>
                    <a:extLst>
                      <a:ext uri="{53640926-AAD7-44D8-BBD7-CCE9431645EC}">
                        <a14:shadowObscured xmlns:a14="http://schemas.microsoft.com/office/drawing/2010/main"/>
                      </a:ext>
                    </a:extLst>
                  </pic:spPr>
                </pic:pic>
              </a:graphicData>
            </a:graphic>
          </wp:inline>
        </w:drawing>
      </w:r>
    </w:p>
    <w:p w14:paraId="6ACA8267" w14:textId="4B6BB434" w:rsidR="002941A9" w:rsidRPr="0042773F" w:rsidRDefault="002941A9" w:rsidP="00A67669">
      <w:pPr>
        <w:spacing w:line="480" w:lineRule="auto"/>
        <w:jc w:val="center"/>
      </w:pPr>
    </w:p>
    <w:p w14:paraId="02BD2360" w14:textId="379B7B9E" w:rsidR="002941A9" w:rsidRPr="0042773F" w:rsidRDefault="00C81558" w:rsidP="00CD5F21">
      <w:r w:rsidRPr="0042773F">
        <w:rPr>
          <w:b/>
        </w:rPr>
        <w:lastRenderedPageBreak/>
        <w:t>Figure 3. Task and results of Experiment 3.</w:t>
      </w:r>
      <w:r w:rsidRPr="0042773F">
        <w:t xml:space="preserve"> </w:t>
      </w:r>
      <w:r w:rsidRPr="0042773F">
        <w:rPr>
          <w:b/>
        </w:rPr>
        <w:t xml:space="preserve">A. Representative displays. </w:t>
      </w:r>
      <w:r w:rsidRPr="0042773F">
        <w:t xml:space="preserve">Participants reported whether the top or bottom corner was </w:t>
      </w:r>
      <w:r w:rsidR="00F76E1F" w:rsidRPr="0042773F">
        <w:t xml:space="preserve">cut-off </w:t>
      </w:r>
      <w:r w:rsidRPr="0042773F">
        <w:t xml:space="preserve">from one odd-colored target, regardless of whether it was </w:t>
      </w:r>
      <w:r w:rsidR="003751FE" w:rsidRPr="0042773F">
        <w:t xml:space="preserve">cut-off </w:t>
      </w:r>
      <w:r w:rsidRPr="0042773F">
        <w:t xml:space="preserve">from the left or right side. Either one or two targets were presented on each trial. On </w:t>
      </w:r>
      <w:r w:rsidR="007E1D37" w:rsidRPr="0042773F">
        <w:t xml:space="preserve">two-target </w:t>
      </w:r>
      <w:r w:rsidRPr="0042773F">
        <w:t xml:space="preserve">trials, target shapes were randomly selected to create three trial types in combination of whether the shape (S) or response (R) between the two targets were the same or different: </w:t>
      </w:r>
      <w:proofErr w:type="spellStart"/>
      <w:r w:rsidR="00A00C6B" w:rsidRPr="0042773F">
        <w:t>S</w:t>
      </w:r>
      <w:r w:rsidR="00A00C6B" w:rsidRPr="00A00C6B">
        <w:rPr>
          <w:vertAlign w:val="subscript"/>
        </w:rPr>
        <w:t>same</w:t>
      </w:r>
      <w:proofErr w:type="spellEnd"/>
      <w:r w:rsidR="00617864" w:rsidRPr="0042773F" w:rsidDel="001E7B71">
        <w:t xml:space="preserve"> </w:t>
      </w:r>
      <w:r w:rsidR="00617864" w:rsidRPr="0042773F">
        <w:t xml:space="preserve">- </w:t>
      </w:r>
      <w:proofErr w:type="spellStart"/>
      <w:r w:rsidR="00A00C6B" w:rsidRPr="0042773F">
        <w:t>R</w:t>
      </w:r>
      <w:r w:rsidR="00A00C6B" w:rsidRPr="00A00C6B">
        <w:rPr>
          <w:vertAlign w:val="subscript"/>
        </w:rPr>
        <w:t>same</w:t>
      </w:r>
      <w:proofErr w:type="spellEnd"/>
      <w:r w:rsidR="00617864" w:rsidRPr="0042773F">
        <w:t xml:space="preserve">, </w:t>
      </w:r>
      <w:proofErr w:type="spellStart"/>
      <w:r w:rsidR="00A00C6B" w:rsidRPr="0042773F">
        <w:t>S</w:t>
      </w:r>
      <w:r w:rsidR="00A00C6B" w:rsidRPr="00A00C6B">
        <w:rPr>
          <w:vertAlign w:val="subscript"/>
        </w:rPr>
        <w:t>different</w:t>
      </w:r>
      <w:proofErr w:type="spellEnd"/>
      <w:r w:rsidR="00617864" w:rsidRPr="0042773F">
        <w:rPr>
          <w:vertAlign w:val="subscript"/>
        </w:rPr>
        <w:t xml:space="preserve"> </w:t>
      </w:r>
      <w:r w:rsidR="00617864" w:rsidRPr="0042773F">
        <w:t xml:space="preserve">- </w:t>
      </w:r>
      <w:proofErr w:type="spellStart"/>
      <w:r w:rsidR="00A00C6B" w:rsidRPr="0042773F">
        <w:t>R</w:t>
      </w:r>
      <w:r w:rsidR="00A00C6B" w:rsidRPr="00A00C6B">
        <w:rPr>
          <w:vertAlign w:val="subscript"/>
        </w:rPr>
        <w:t>same</w:t>
      </w:r>
      <w:proofErr w:type="spellEnd"/>
      <w:r w:rsidR="00617864" w:rsidRPr="0042773F">
        <w:t xml:space="preserve"> or </w:t>
      </w:r>
      <w:proofErr w:type="spellStart"/>
      <w:r w:rsidR="00A00C6B" w:rsidRPr="0042773F">
        <w:t>S</w:t>
      </w:r>
      <w:r w:rsidR="00A00C6B" w:rsidRPr="00A00C6B">
        <w:rPr>
          <w:vertAlign w:val="subscript"/>
        </w:rPr>
        <w:t>different</w:t>
      </w:r>
      <w:proofErr w:type="spellEnd"/>
      <w:r w:rsidR="00617864" w:rsidRPr="0042773F">
        <w:rPr>
          <w:vertAlign w:val="subscript"/>
        </w:rPr>
        <w:t xml:space="preserve"> </w:t>
      </w:r>
      <w:r w:rsidR="00617864" w:rsidRPr="0042773F">
        <w:t xml:space="preserve">- </w:t>
      </w:r>
      <w:proofErr w:type="spellStart"/>
      <w:r w:rsidR="00A00C6B" w:rsidRPr="0042773F">
        <w:t>R</w:t>
      </w:r>
      <w:r w:rsidR="00A00C6B" w:rsidRPr="00A00C6B">
        <w:rPr>
          <w:vertAlign w:val="subscript"/>
        </w:rPr>
        <w:t>different</w:t>
      </w:r>
      <w:proofErr w:type="spellEnd"/>
      <w:r w:rsidRPr="0042773F">
        <w:t xml:space="preserve">. </w:t>
      </w:r>
      <w:r w:rsidR="00AB0C0F" w:rsidRPr="0042773F">
        <w:t xml:space="preserve">First, </w:t>
      </w:r>
      <w:proofErr w:type="spellStart"/>
      <w:r w:rsidR="00A00C6B" w:rsidRPr="0042773F">
        <w:t>S</w:t>
      </w:r>
      <w:r w:rsidR="00A00C6B" w:rsidRPr="00A00C6B">
        <w:rPr>
          <w:vertAlign w:val="subscript"/>
        </w:rPr>
        <w:t>same</w:t>
      </w:r>
      <w:proofErr w:type="spellEnd"/>
      <w:r w:rsidR="005C0035" w:rsidRPr="0042773F" w:rsidDel="001E7B71">
        <w:t xml:space="preserve"> </w:t>
      </w:r>
      <w:r w:rsidR="005C0035" w:rsidRPr="0042773F">
        <w:t xml:space="preserve">- </w:t>
      </w:r>
      <w:proofErr w:type="spellStart"/>
      <w:r w:rsidR="00A00C6B" w:rsidRPr="0042773F">
        <w:t>R</w:t>
      </w:r>
      <w:r w:rsidR="00A00C6B" w:rsidRPr="00A00C6B">
        <w:rPr>
          <w:vertAlign w:val="subscript"/>
        </w:rPr>
        <w:t>same</w:t>
      </w:r>
      <w:proofErr w:type="spellEnd"/>
      <w:r w:rsidR="005C0035" w:rsidRPr="0042773F">
        <w:t xml:space="preserve"> </w:t>
      </w:r>
      <w:r w:rsidRPr="0042773F">
        <w:t>refers to</w:t>
      </w:r>
      <w:r w:rsidRPr="0042773F">
        <w:rPr>
          <w:vertAlign w:val="subscript"/>
        </w:rPr>
        <w:t xml:space="preserve"> </w:t>
      </w:r>
      <w:r w:rsidRPr="0042773F">
        <w:t>trials when identical targets were presented that were associated with the same response (left).</w:t>
      </w:r>
      <w:r w:rsidR="0033445A" w:rsidRPr="0042773F">
        <w:t xml:space="preserve"> </w:t>
      </w:r>
      <w:r w:rsidR="00AB0C0F" w:rsidRPr="0042773F">
        <w:t xml:space="preserve">Second, </w:t>
      </w:r>
      <w:proofErr w:type="spellStart"/>
      <w:r w:rsidR="00A00C6B" w:rsidRPr="0042773F">
        <w:t>S</w:t>
      </w:r>
      <w:r w:rsidR="00A00C6B" w:rsidRPr="00A00C6B">
        <w:rPr>
          <w:vertAlign w:val="subscript"/>
        </w:rPr>
        <w:t>different</w:t>
      </w:r>
      <w:proofErr w:type="spellEnd"/>
      <w:r w:rsidR="005C0035" w:rsidRPr="0042773F">
        <w:rPr>
          <w:vertAlign w:val="subscript"/>
        </w:rPr>
        <w:t xml:space="preserve"> </w:t>
      </w:r>
      <w:r w:rsidR="005C0035" w:rsidRPr="0042773F">
        <w:t xml:space="preserve">- </w:t>
      </w:r>
      <w:proofErr w:type="spellStart"/>
      <w:r w:rsidR="00A00C6B" w:rsidRPr="0042773F">
        <w:t>R</w:t>
      </w:r>
      <w:r w:rsidR="00A00C6B" w:rsidRPr="00A00C6B">
        <w:rPr>
          <w:vertAlign w:val="subscript"/>
        </w:rPr>
        <w:t>same</w:t>
      </w:r>
      <w:proofErr w:type="spellEnd"/>
      <w:r w:rsidR="005C0035" w:rsidRPr="0042773F">
        <w:t xml:space="preserve"> </w:t>
      </w:r>
      <w:r w:rsidRPr="0042773F">
        <w:t>refers to trials when targets had different cut</w:t>
      </w:r>
      <w:r w:rsidR="006F4FBE" w:rsidRPr="0042773F">
        <w:t>-</w:t>
      </w:r>
      <w:r w:rsidRPr="0042773F">
        <w:t xml:space="preserve">off corners that were associated with the same response (middle). </w:t>
      </w:r>
      <w:r w:rsidR="00AB0C0F" w:rsidRPr="0042773F">
        <w:t xml:space="preserve">Finally, </w:t>
      </w:r>
      <w:proofErr w:type="spellStart"/>
      <w:r w:rsidR="00A00C6B" w:rsidRPr="0042773F">
        <w:t>S</w:t>
      </w:r>
      <w:r w:rsidR="00A00C6B" w:rsidRPr="00A00C6B">
        <w:rPr>
          <w:vertAlign w:val="subscript"/>
        </w:rPr>
        <w:t>different</w:t>
      </w:r>
      <w:proofErr w:type="spellEnd"/>
      <w:r w:rsidR="005C0035" w:rsidRPr="0042773F">
        <w:rPr>
          <w:vertAlign w:val="subscript"/>
        </w:rPr>
        <w:t xml:space="preserve"> </w:t>
      </w:r>
      <w:r w:rsidR="005C0035" w:rsidRPr="0042773F">
        <w:t xml:space="preserve">- </w:t>
      </w:r>
      <w:proofErr w:type="spellStart"/>
      <w:r w:rsidR="00A00C6B" w:rsidRPr="0042773F">
        <w:t>R</w:t>
      </w:r>
      <w:r w:rsidR="00A00C6B" w:rsidRPr="00A00C6B">
        <w:rPr>
          <w:vertAlign w:val="subscript"/>
        </w:rPr>
        <w:t>different</w:t>
      </w:r>
      <w:proofErr w:type="spellEnd"/>
      <w:r w:rsidR="005C0035" w:rsidRPr="0042773F">
        <w:t xml:space="preserve"> </w:t>
      </w:r>
      <w:r w:rsidRPr="0042773F">
        <w:t>refers to trials when targets had different cut</w:t>
      </w:r>
      <w:r w:rsidR="006F4FBE" w:rsidRPr="0042773F">
        <w:t>-</w:t>
      </w:r>
      <w:r w:rsidRPr="0042773F">
        <w:t>off corners that were associated with the opposite responses</w:t>
      </w:r>
      <w:r w:rsidR="0011132E" w:rsidRPr="0042773F">
        <w:t xml:space="preserve"> (right)</w:t>
      </w:r>
      <w:r w:rsidRPr="0042773F">
        <w:t xml:space="preserve">. Both targets are highlighted by a dashed white line for display purposes only </w:t>
      </w:r>
      <w:r w:rsidR="00702ED4" w:rsidRPr="0042773F">
        <w:t xml:space="preserve">that </w:t>
      </w:r>
      <w:r w:rsidRPr="0042773F">
        <w:t>w</w:t>
      </w:r>
      <w:r w:rsidR="00B56441" w:rsidRPr="0042773F">
        <w:t>as</w:t>
      </w:r>
      <w:r w:rsidRPr="0042773F">
        <w:t xml:space="preserve"> not presented in the experiment. </w:t>
      </w:r>
      <w:r w:rsidR="00BD74E4" w:rsidRPr="0042773F">
        <w:rPr>
          <w:b/>
        </w:rPr>
        <w:t>B. Mean reaction time for the three trial types.</w:t>
      </w:r>
      <w:r w:rsidR="00F57165" w:rsidRPr="0042773F">
        <w:rPr>
          <w:b/>
        </w:rPr>
        <w:t xml:space="preserve"> </w:t>
      </w:r>
      <w:r w:rsidR="009568D7" w:rsidRPr="0042773F">
        <w:t xml:space="preserve">In accord with the response competition hypothesis, </w:t>
      </w:r>
      <w:proofErr w:type="spellStart"/>
      <w:r w:rsidR="00A00C6B" w:rsidRPr="0042773F">
        <w:t>S</w:t>
      </w:r>
      <w:r w:rsidR="00A00C6B" w:rsidRPr="00A00C6B">
        <w:rPr>
          <w:vertAlign w:val="subscript"/>
        </w:rPr>
        <w:t>different</w:t>
      </w:r>
      <w:proofErr w:type="spellEnd"/>
      <w:r w:rsidR="009568D7" w:rsidRPr="0042773F">
        <w:rPr>
          <w:vertAlign w:val="subscript"/>
        </w:rPr>
        <w:t xml:space="preserve"> </w:t>
      </w:r>
      <w:r w:rsidR="009334C2" w:rsidRPr="0042773F">
        <w:t>-</w:t>
      </w:r>
      <w:r w:rsidR="009568D7" w:rsidRPr="0042773F">
        <w:t xml:space="preserve"> </w:t>
      </w:r>
      <w:proofErr w:type="spellStart"/>
      <w:r w:rsidR="00A00C6B" w:rsidRPr="0042773F">
        <w:t>R</w:t>
      </w:r>
      <w:r w:rsidR="00A00C6B" w:rsidRPr="00A00C6B">
        <w:rPr>
          <w:vertAlign w:val="subscript"/>
        </w:rPr>
        <w:t>same</w:t>
      </w:r>
      <w:proofErr w:type="spellEnd"/>
      <w:r w:rsidR="009568D7" w:rsidRPr="0042773F">
        <w:t xml:space="preserve"> </w:t>
      </w:r>
      <w:r w:rsidR="009334C2" w:rsidRPr="0042773F">
        <w:t>(</w:t>
      </w:r>
      <w:r w:rsidR="009568D7" w:rsidRPr="0042773F">
        <w:t xml:space="preserve">middle) is faster than </w:t>
      </w:r>
      <w:proofErr w:type="spellStart"/>
      <w:r w:rsidR="00A00C6B" w:rsidRPr="0042773F">
        <w:t>S</w:t>
      </w:r>
      <w:r w:rsidR="00A00C6B" w:rsidRPr="00A00C6B">
        <w:rPr>
          <w:vertAlign w:val="subscript"/>
        </w:rPr>
        <w:t>different</w:t>
      </w:r>
      <w:proofErr w:type="spellEnd"/>
      <w:r w:rsidR="009568D7" w:rsidRPr="0042773F">
        <w:rPr>
          <w:vertAlign w:val="subscript"/>
        </w:rPr>
        <w:t xml:space="preserve"> </w:t>
      </w:r>
      <w:r w:rsidR="009334C2" w:rsidRPr="0042773F">
        <w:t>-</w:t>
      </w:r>
      <w:r w:rsidR="009568D7" w:rsidRPr="0042773F">
        <w:t xml:space="preserve"> </w:t>
      </w:r>
      <w:proofErr w:type="spellStart"/>
      <w:r w:rsidR="00A00C6B" w:rsidRPr="0042773F">
        <w:t>R</w:t>
      </w:r>
      <w:r w:rsidR="00A00C6B" w:rsidRPr="00A00C6B">
        <w:rPr>
          <w:vertAlign w:val="subscript"/>
        </w:rPr>
        <w:t>different</w:t>
      </w:r>
      <w:proofErr w:type="spellEnd"/>
      <w:r w:rsidR="009568D7" w:rsidRPr="0042773F">
        <w:t xml:space="preserve"> (right)</w:t>
      </w:r>
      <w:r w:rsidR="009334C2" w:rsidRPr="0042773F">
        <w:t>,</w:t>
      </w:r>
      <w:r w:rsidR="009568D7" w:rsidRPr="0042773F">
        <w:t xml:space="preserve"> while comparable in performance to </w:t>
      </w:r>
      <w:proofErr w:type="spellStart"/>
      <w:r w:rsidR="00A00C6B" w:rsidRPr="0042773F">
        <w:t>S</w:t>
      </w:r>
      <w:r w:rsidR="00A00C6B" w:rsidRPr="00A00C6B">
        <w:rPr>
          <w:vertAlign w:val="subscript"/>
        </w:rPr>
        <w:t>same</w:t>
      </w:r>
      <w:proofErr w:type="spellEnd"/>
      <w:r w:rsidR="009568D7" w:rsidRPr="0042773F" w:rsidDel="001E7B71">
        <w:t xml:space="preserve"> </w:t>
      </w:r>
      <w:r w:rsidR="004A05BB" w:rsidRPr="0042773F">
        <w:t>-</w:t>
      </w:r>
      <w:r w:rsidR="009568D7" w:rsidRPr="0042773F">
        <w:t xml:space="preserve"> </w:t>
      </w:r>
      <w:proofErr w:type="spellStart"/>
      <w:r w:rsidR="00A00C6B" w:rsidRPr="0042773F">
        <w:t>R</w:t>
      </w:r>
      <w:r w:rsidR="00A00C6B" w:rsidRPr="00A00C6B">
        <w:rPr>
          <w:vertAlign w:val="subscript"/>
        </w:rPr>
        <w:t>same</w:t>
      </w:r>
      <w:proofErr w:type="spellEnd"/>
      <w:r w:rsidR="009568D7" w:rsidRPr="0042773F">
        <w:t xml:space="preserve"> (left).</w:t>
      </w:r>
      <w:r w:rsidR="00D60F43" w:rsidRPr="0042773F">
        <w:t xml:space="preserve"> E</w:t>
      </w:r>
      <w:r w:rsidR="00BD74E4" w:rsidRPr="0042773F">
        <w:t>rror bars represent the between-participants standard error of the mean (</w:t>
      </w:r>
      <w:proofErr w:type="spellStart"/>
      <w:r w:rsidR="00BD74E4" w:rsidRPr="0042773F">
        <w:t>s.e.m.</w:t>
      </w:r>
      <w:proofErr w:type="spellEnd"/>
      <w:r w:rsidR="00BD74E4" w:rsidRPr="0042773F">
        <w:t>).</w:t>
      </w:r>
    </w:p>
    <w:p w14:paraId="79E432FE" w14:textId="286BFAF1" w:rsidR="002941A9" w:rsidRPr="0042773F" w:rsidRDefault="00CD5F21" w:rsidP="00257253">
      <w:r>
        <w:br w:type="page"/>
      </w:r>
    </w:p>
    <w:p w14:paraId="3326E148" w14:textId="3D49CB67" w:rsidR="00853047" w:rsidRPr="0042773F" w:rsidRDefault="00853047" w:rsidP="00A67669">
      <w:pPr>
        <w:widowControl w:val="0"/>
        <w:autoSpaceDE w:val="0"/>
        <w:autoSpaceDN w:val="0"/>
        <w:adjustRightInd w:val="0"/>
        <w:spacing w:line="480" w:lineRule="auto"/>
        <w:ind w:right="-720"/>
        <w:rPr>
          <w:b/>
        </w:rPr>
      </w:pPr>
      <w:r w:rsidRPr="0042773F">
        <w:rPr>
          <w:b/>
        </w:rPr>
        <w:lastRenderedPageBreak/>
        <w:t>Results</w:t>
      </w:r>
      <w:r w:rsidR="008725FC" w:rsidRPr="0042773F">
        <w:rPr>
          <w:b/>
        </w:rPr>
        <w:t xml:space="preserve"> and Discussion</w:t>
      </w:r>
    </w:p>
    <w:p w14:paraId="398AFDFF" w14:textId="142FDDE3" w:rsidR="0010051A" w:rsidRPr="00B37CD6" w:rsidRDefault="00853047" w:rsidP="00A67669">
      <w:pPr>
        <w:widowControl w:val="0"/>
        <w:autoSpaceDE w:val="0"/>
        <w:autoSpaceDN w:val="0"/>
        <w:adjustRightInd w:val="0"/>
        <w:spacing w:line="480" w:lineRule="auto"/>
        <w:ind w:right="-720"/>
        <w:rPr>
          <w:color w:val="FF0000"/>
          <w:rPrChange w:id="281" w:author="Wilmott, James" w:date="2021-12-28T15:22:00Z">
            <w:rPr/>
          </w:rPrChange>
        </w:rPr>
      </w:pPr>
      <w:r w:rsidRPr="0042773F">
        <w:tab/>
      </w:r>
      <w:r w:rsidR="00C4097D" w:rsidRPr="0042773F">
        <w:t>We first assessed how accuracy varied across conditions.</w:t>
      </w:r>
      <w:r w:rsidRPr="0042773F">
        <w:t xml:space="preserve"> </w:t>
      </w:r>
      <w:proofErr w:type="spellStart"/>
      <w:r w:rsidR="00A00C6B" w:rsidRPr="0042773F">
        <w:t>S</w:t>
      </w:r>
      <w:r w:rsidR="00A00C6B" w:rsidRPr="00A00C6B">
        <w:rPr>
          <w:vertAlign w:val="subscript"/>
        </w:rPr>
        <w:t>different</w:t>
      </w:r>
      <w:proofErr w:type="spellEnd"/>
      <w:r w:rsidR="00DF3250" w:rsidRPr="0042773F">
        <w:rPr>
          <w:vertAlign w:val="subscript"/>
        </w:rPr>
        <w:t xml:space="preserve"> </w:t>
      </w:r>
      <w:r w:rsidR="00DF3250" w:rsidRPr="0042773F">
        <w:t xml:space="preserve">- </w:t>
      </w:r>
      <w:proofErr w:type="spellStart"/>
      <w:r w:rsidR="00A00C6B" w:rsidRPr="0042773F">
        <w:t>R</w:t>
      </w:r>
      <w:r w:rsidR="00A00C6B" w:rsidRPr="00A00C6B">
        <w:rPr>
          <w:vertAlign w:val="subscript"/>
        </w:rPr>
        <w:t>different</w:t>
      </w:r>
      <w:proofErr w:type="spellEnd"/>
      <w:r w:rsidR="00DF3250" w:rsidRPr="0042773F" w:rsidDel="00DF3250">
        <w:t xml:space="preserve"> </w:t>
      </w:r>
      <w:r w:rsidR="007935A4" w:rsidRPr="0042773F">
        <w:t>trials</w:t>
      </w:r>
      <w:r w:rsidRPr="0042773F">
        <w:t xml:space="preserve"> were dropped from the accuracy analysis because participants could not be wrong. Accuracy between the </w:t>
      </w:r>
      <w:r w:rsidR="007E1D37" w:rsidRPr="0042773F">
        <w:t xml:space="preserve">one-target </w:t>
      </w:r>
      <w:r w:rsidR="005E60CA" w:rsidRPr="0042773F">
        <w:t>(</w:t>
      </w:r>
      <w:r w:rsidR="00D92836" w:rsidRPr="0042773F">
        <w:t xml:space="preserve">94.9% </w:t>
      </w:r>
      <w:r w:rsidR="007F37E5" w:rsidRPr="0042773F">
        <w:sym w:font="Symbol" w:char="F0B1"/>
      </w:r>
      <w:r w:rsidR="005E60CA" w:rsidRPr="0042773F">
        <w:t xml:space="preserve"> </w:t>
      </w:r>
      <w:r w:rsidR="0027750D" w:rsidRPr="0042773F">
        <w:t>0.8%</w:t>
      </w:r>
      <w:r w:rsidR="005E60CA" w:rsidRPr="0042773F">
        <w:t>)</w:t>
      </w:r>
      <w:r w:rsidRPr="0042773F">
        <w:t xml:space="preserve">, </w:t>
      </w:r>
      <w:proofErr w:type="spellStart"/>
      <w:r w:rsidR="00A00C6B" w:rsidRPr="0042773F">
        <w:t>S</w:t>
      </w:r>
      <w:r w:rsidR="00A00C6B" w:rsidRPr="00A00C6B">
        <w:rPr>
          <w:vertAlign w:val="subscript"/>
        </w:rPr>
        <w:t>same</w:t>
      </w:r>
      <w:proofErr w:type="spellEnd"/>
      <w:r w:rsidR="00DF3250" w:rsidRPr="0042773F" w:rsidDel="001E7B71">
        <w:t xml:space="preserve"> </w:t>
      </w:r>
      <w:r w:rsidR="00DF3250" w:rsidRPr="0042773F">
        <w:t xml:space="preserve">- </w:t>
      </w:r>
      <w:proofErr w:type="spellStart"/>
      <w:r w:rsidR="00A00C6B" w:rsidRPr="0042773F">
        <w:t>R</w:t>
      </w:r>
      <w:r w:rsidR="00A00C6B" w:rsidRPr="00A00C6B">
        <w:rPr>
          <w:vertAlign w:val="subscript"/>
        </w:rPr>
        <w:t>same</w:t>
      </w:r>
      <w:proofErr w:type="spellEnd"/>
      <w:r w:rsidR="00DF3250" w:rsidRPr="0042773F">
        <w:t xml:space="preserve"> </w:t>
      </w:r>
      <w:r w:rsidR="005E60CA" w:rsidRPr="0042773F">
        <w:t>(</w:t>
      </w:r>
      <w:r w:rsidR="00D92836" w:rsidRPr="0042773F">
        <w:t xml:space="preserve">92.3% </w:t>
      </w:r>
      <w:r w:rsidR="007F37E5" w:rsidRPr="0042773F">
        <w:sym w:font="Symbol" w:char="F0B1"/>
      </w:r>
      <w:r w:rsidR="007F37E5" w:rsidRPr="0042773F">
        <w:t xml:space="preserve"> </w:t>
      </w:r>
      <w:r w:rsidR="005A7FAF" w:rsidRPr="0042773F">
        <w:t>1.2%</w:t>
      </w:r>
      <w:r w:rsidR="005F10CC" w:rsidRPr="0042773F">
        <w:t>)</w:t>
      </w:r>
      <w:r w:rsidR="005F10CC" w:rsidRPr="0042773F">
        <w:rPr>
          <w:vertAlign w:val="subscript"/>
        </w:rPr>
        <w:t>,</w:t>
      </w:r>
      <w:r w:rsidRPr="0042773F">
        <w:t xml:space="preserve"> and </w:t>
      </w:r>
      <w:proofErr w:type="spellStart"/>
      <w:r w:rsidR="00A00C6B" w:rsidRPr="0042773F">
        <w:t>S</w:t>
      </w:r>
      <w:r w:rsidR="00A00C6B" w:rsidRPr="00A00C6B">
        <w:rPr>
          <w:vertAlign w:val="subscript"/>
        </w:rPr>
        <w:t>different</w:t>
      </w:r>
      <w:proofErr w:type="spellEnd"/>
      <w:r w:rsidR="00DF3250" w:rsidRPr="0042773F">
        <w:rPr>
          <w:vertAlign w:val="subscript"/>
        </w:rPr>
        <w:t xml:space="preserve"> </w:t>
      </w:r>
      <w:r w:rsidR="00DF3250" w:rsidRPr="0042773F">
        <w:t xml:space="preserve">- </w:t>
      </w:r>
      <w:proofErr w:type="spellStart"/>
      <w:r w:rsidR="00A00C6B" w:rsidRPr="0042773F">
        <w:t>R</w:t>
      </w:r>
      <w:r w:rsidR="00A00C6B" w:rsidRPr="00A00C6B">
        <w:rPr>
          <w:vertAlign w:val="subscript"/>
        </w:rPr>
        <w:t>same</w:t>
      </w:r>
      <w:proofErr w:type="spellEnd"/>
      <w:r w:rsidR="00DF3250" w:rsidRPr="0042773F" w:rsidDel="00DF3250">
        <w:t xml:space="preserve"> </w:t>
      </w:r>
      <w:r w:rsidR="005E60CA" w:rsidRPr="0042773F">
        <w:t>(</w:t>
      </w:r>
      <w:r w:rsidR="00D92836" w:rsidRPr="0042773F">
        <w:t xml:space="preserve">90.1% </w:t>
      </w:r>
      <w:r w:rsidR="007F37E5" w:rsidRPr="0042773F">
        <w:sym w:font="Symbol" w:char="F0B1"/>
      </w:r>
      <w:r w:rsidR="00867D34" w:rsidRPr="0042773F">
        <w:t xml:space="preserve"> </w:t>
      </w:r>
      <w:r w:rsidR="003F7736" w:rsidRPr="0042773F">
        <w:t>1.7%</w:t>
      </w:r>
      <w:r w:rsidR="005E60CA" w:rsidRPr="0042773F">
        <w:t xml:space="preserve">) </w:t>
      </w:r>
      <w:r w:rsidRPr="0042773F">
        <w:t>conditions differed significantly (</w:t>
      </w:r>
      <w:r w:rsidRPr="0042773F">
        <w:rPr>
          <w:i/>
          <w:iCs/>
        </w:rPr>
        <w:t>F</w:t>
      </w:r>
      <w:r w:rsidRPr="0042773F">
        <w:rPr>
          <w:vertAlign w:val="subscript"/>
        </w:rPr>
        <w:t>2,17</w:t>
      </w:r>
      <w:r w:rsidRPr="0042773F">
        <w:t xml:space="preserve"> = 9.40, </w:t>
      </w:r>
      <w:r w:rsidRPr="0042773F">
        <w:rPr>
          <w:i/>
          <w:iCs/>
        </w:rPr>
        <w:t>p</w:t>
      </w:r>
      <w:r w:rsidRPr="0042773F">
        <w:t xml:space="preserve"> &lt; 0.001, </w:t>
      </w:r>
      <w:r w:rsidRPr="0042773F">
        <w:rPr>
          <w:i/>
        </w:rPr>
        <w:sym w:font="Symbol" w:char="F068"/>
      </w:r>
      <w:r w:rsidRPr="0042773F">
        <w:rPr>
          <w:i/>
          <w:vertAlign w:val="superscript"/>
        </w:rPr>
        <w:t>2</w:t>
      </w:r>
      <w:r w:rsidRPr="0042773F">
        <w:t xml:space="preserve"> = 0.12). </w:t>
      </w:r>
      <w:r w:rsidRPr="00B37CD6">
        <w:rPr>
          <w:color w:val="FF0000"/>
          <w:rPrChange w:id="282" w:author="Wilmott, James" w:date="2021-12-28T15:22:00Z">
            <w:rPr/>
          </w:rPrChange>
        </w:rPr>
        <w:t>Pairwise comparisons revealed percent correct was high</w:t>
      </w:r>
      <w:r w:rsidR="00027700" w:rsidRPr="00B37CD6">
        <w:rPr>
          <w:color w:val="FF0000"/>
          <w:rPrChange w:id="283" w:author="Wilmott, James" w:date="2021-12-28T15:22:00Z">
            <w:rPr/>
          </w:rPrChange>
        </w:rPr>
        <w:t>er</w:t>
      </w:r>
      <w:r w:rsidRPr="00B37CD6">
        <w:rPr>
          <w:color w:val="FF0000"/>
          <w:rPrChange w:id="284" w:author="Wilmott, James" w:date="2021-12-28T15:22:00Z">
            <w:rPr/>
          </w:rPrChange>
        </w:rPr>
        <w:t xml:space="preserve"> for </w:t>
      </w:r>
      <w:del w:id="285" w:author="Wilmott, James" w:date="2021-12-28T15:21:00Z">
        <w:r w:rsidRPr="00B37CD6" w:rsidDel="00B37CD6">
          <w:rPr>
            <w:color w:val="FF0000"/>
            <w:rPrChange w:id="286" w:author="Wilmott, James" w:date="2021-12-28T15:22:00Z">
              <w:rPr/>
            </w:rPrChange>
          </w:rPr>
          <w:delText xml:space="preserve">the </w:delText>
        </w:r>
      </w:del>
      <w:r w:rsidR="007E1D37" w:rsidRPr="00B37CD6">
        <w:rPr>
          <w:color w:val="FF0000"/>
          <w:rPrChange w:id="287" w:author="Wilmott, James" w:date="2021-12-28T15:22:00Z">
            <w:rPr/>
          </w:rPrChange>
        </w:rPr>
        <w:t xml:space="preserve">one-target </w:t>
      </w:r>
      <w:r w:rsidR="00216AD2" w:rsidRPr="00B37CD6">
        <w:rPr>
          <w:color w:val="FF0000"/>
          <w:rPrChange w:id="288" w:author="Wilmott, James" w:date="2021-12-28T15:22:00Z">
            <w:rPr/>
          </w:rPrChange>
        </w:rPr>
        <w:t xml:space="preserve">trials </w:t>
      </w:r>
      <w:r w:rsidRPr="00B37CD6">
        <w:rPr>
          <w:color w:val="FF0000"/>
          <w:rPrChange w:id="289" w:author="Wilmott, James" w:date="2021-12-28T15:22:00Z">
            <w:rPr/>
          </w:rPrChange>
        </w:rPr>
        <w:t xml:space="preserve">than </w:t>
      </w:r>
      <w:del w:id="290" w:author="Wilmott, James" w:date="2021-12-28T15:18:00Z">
        <w:r w:rsidR="00307EEF" w:rsidRPr="00B37CD6" w:rsidDel="00E556BC">
          <w:rPr>
            <w:color w:val="FF0000"/>
            <w:rPrChange w:id="291" w:author="Wilmott, James" w:date="2021-12-28T15:22:00Z">
              <w:rPr/>
            </w:rPrChange>
          </w:rPr>
          <w:delText xml:space="preserve">both </w:delText>
        </w:r>
        <w:r w:rsidRPr="00B37CD6" w:rsidDel="00E556BC">
          <w:rPr>
            <w:color w:val="FF0000"/>
            <w:rPrChange w:id="292" w:author="Wilmott, James" w:date="2021-12-28T15:22:00Z">
              <w:rPr/>
            </w:rPrChange>
          </w:rPr>
          <w:delText xml:space="preserve">the </w:delText>
        </w:r>
        <w:r w:rsidR="00A00C6B" w:rsidRPr="00B37CD6" w:rsidDel="00E556BC">
          <w:rPr>
            <w:color w:val="FF0000"/>
            <w:rPrChange w:id="293" w:author="Wilmott, James" w:date="2021-12-28T15:22:00Z">
              <w:rPr/>
            </w:rPrChange>
          </w:rPr>
          <w:delText>S</w:delText>
        </w:r>
        <w:r w:rsidR="00A00C6B" w:rsidRPr="00B37CD6" w:rsidDel="00E556BC">
          <w:rPr>
            <w:color w:val="FF0000"/>
            <w:vertAlign w:val="subscript"/>
            <w:rPrChange w:id="294" w:author="Wilmott, James" w:date="2021-12-28T15:22:00Z">
              <w:rPr>
                <w:vertAlign w:val="subscript"/>
              </w:rPr>
            </w:rPrChange>
          </w:rPr>
          <w:delText>same</w:delText>
        </w:r>
        <w:r w:rsidR="00DF3250" w:rsidRPr="00B37CD6" w:rsidDel="00E556BC">
          <w:rPr>
            <w:color w:val="FF0000"/>
            <w:rPrChange w:id="295" w:author="Wilmott, James" w:date="2021-12-28T15:22:00Z">
              <w:rPr/>
            </w:rPrChange>
          </w:rPr>
          <w:delText xml:space="preserve"> - </w:delText>
        </w:r>
        <w:r w:rsidR="00A00C6B" w:rsidRPr="00B37CD6" w:rsidDel="00E556BC">
          <w:rPr>
            <w:color w:val="FF0000"/>
            <w:rPrChange w:id="296" w:author="Wilmott, James" w:date="2021-12-28T15:22:00Z">
              <w:rPr/>
            </w:rPrChange>
          </w:rPr>
          <w:delText>R</w:delText>
        </w:r>
        <w:r w:rsidR="00A00C6B" w:rsidRPr="00B37CD6" w:rsidDel="00E556BC">
          <w:rPr>
            <w:color w:val="FF0000"/>
            <w:vertAlign w:val="subscript"/>
            <w:rPrChange w:id="297" w:author="Wilmott, James" w:date="2021-12-28T15:22:00Z">
              <w:rPr>
                <w:vertAlign w:val="subscript"/>
              </w:rPr>
            </w:rPrChange>
          </w:rPr>
          <w:delText>same</w:delText>
        </w:r>
        <w:r w:rsidR="00DF3250" w:rsidRPr="00B37CD6" w:rsidDel="00E556BC">
          <w:rPr>
            <w:color w:val="FF0000"/>
            <w:rPrChange w:id="298" w:author="Wilmott, James" w:date="2021-12-28T15:22:00Z">
              <w:rPr/>
            </w:rPrChange>
          </w:rPr>
          <w:delText xml:space="preserve"> </w:delText>
        </w:r>
        <w:r w:rsidR="00216AD2" w:rsidRPr="00B37CD6" w:rsidDel="00E556BC">
          <w:rPr>
            <w:color w:val="FF0000"/>
            <w:rPrChange w:id="299" w:author="Wilmott, James" w:date="2021-12-28T15:22:00Z">
              <w:rPr/>
            </w:rPrChange>
          </w:rPr>
          <w:delText xml:space="preserve">trials </w:delText>
        </w:r>
        <w:r w:rsidRPr="00B37CD6" w:rsidDel="00E556BC">
          <w:rPr>
            <w:color w:val="FF0000"/>
            <w:rPrChange w:id="300" w:author="Wilmott, James" w:date="2021-12-28T15:22:00Z">
              <w:rPr/>
            </w:rPrChange>
          </w:rPr>
          <w:delText>(</w:delText>
        </w:r>
        <w:r w:rsidRPr="00B37CD6" w:rsidDel="00E556BC">
          <w:rPr>
            <w:i/>
            <w:iCs/>
            <w:color w:val="FF0000"/>
            <w:rPrChange w:id="301" w:author="Wilmott, James" w:date="2021-12-28T15:22:00Z">
              <w:rPr>
                <w:i/>
                <w:iCs/>
              </w:rPr>
            </w:rPrChange>
          </w:rPr>
          <w:delText>t</w:delText>
        </w:r>
        <w:r w:rsidRPr="00B37CD6" w:rsidDel="00E556BC">
          <w:rPr>
            <w:color w:val="FF0000"/>
            <w:vertAlign w:val="subscript"/>
            <w:rPrChange w:id="302" w:author="Wilmott, James" w:date="2021-12-28T15:22:00Z">
              <w:rPr>
                <w:vertAlign w:val="subscript"/>
              </w:rPr>
            </w:rPrChange>
          </w:rPr>
          <w:delText>17</w:delText>
        </w:r>
        <w:r w:rsidRPr="00B37CD6" w:rsidDel="00E556BC">
          <w:rPr>
            <w:color w:val="FF0000"/>
            <w:rPrChange w:id="303" w:author="Wilmott, James" w:date="2021-12-28T15:22:00Z">
              <w:rPr/>
            </w:rPrChange>
          </w:rPr>
          <w:delText xml:space="preserve"> = 2.85, </w:delText>
        </w:r>
        <w:r w:rsidRPr="00B37CD6" w:rsidDel="00E556BC">
          <w:rPr>
            <w:i/>
            <w:iCs/>
            <w:color w:val="FF0000"/>
            <w:rPrChange w:id="304" w:author="Wilmott, James" w:date="2021-12-28T15:22:00Z">
              <w:rPr>
                <w:i/>
                <w:iCs/>
              </w:rPr>
            </w:rPrChange>
          </w:rPr>
          <w:delText>p</w:delText>
        </w:r>
        <w:r w:rsidRPr="00B37CD6" w:rsidDel="00E556BC">
          <w:rPr>
            <w:color w:val="FF0000"/>
            <w:rPrChange w:id="305" w:author="Wilmott, James" w:date="2021-12-28T15:22:00Z">
              <w:rPr/>
            </w:rPrChange>
          </w:rPr>
          <w:delText xml:space="preserve"> </w:delText>
        </w:r>
        <w:r w:rsidR="00BA76E2" w:rsidRPr="00B37CD6" w:rsidDel="00E556BC">
          <w:rPr>
            <w:color w:val="FF0000"/>
            <w:rPrChange w:id="306" w:author="Wilmott, James" w:date="2021-12-28T15:22:00Z">
              <w:rPr/>
            </w:rPrChange>
          </w:rPr>
          <w:delText>&lt; 0.05</w:delText>
        </w:r>
        <w:r w:rsidRPr="00B37CD6" w:rsidDel="00E556BC">
          <w:rPr>
            <w:color w:val="FF0000"/>
            <w:rPrChange w:id="307" w:author="Wilmott, James" w:date="2021-12-28T15:22:00Z">
              <w:rPr/>
            </w:rPrChange>
          </w:rPr>
          <w:delText>,</w:delText>
        </w:r>
        <w:r w:rsidRPr="00B37CD6" w:rsidDel="00E556BC">
          <w:rPr>
            <w:i/>
            <w:iCs/>
            <w:color w:val="FF0000"/>
            <w:rPrChange w:id="308" w:author="Wilmott, James" w:date="2021-12-28T15:22:00Z">
              <w:rPr>
                <w:i/>
                <w:iCs/>
              </w:rPr>
            </w:rPrChange>
          </w:rPr>
          <w:delText xml:space="preserve"> d</w:delText>
        </w:r>
        <w:r w:rsidRPr="00B37CD6" w:rsidDel="00E556BC">
          <w:rPr>
            <w:color w:val="FF0000"/>
            <w:rPrChange w:id="309" w:author="Wilmott, James" w:date="2021-12-28T15:22:00Z">
              <w:rPr/>
            </w:rPrChange>
          </w:rPr>
          <w:delText xml:space="preserve"> = 0.95) </w:delText>
        </w:r>
      </w:del>
      <w:del w:id="310" w:author="Wilmott, James" w:date="2021-12-28T15:21:00Z">
        <w:r w:rsidRPr="00B37CD6" w:rsidDel="00B37CD6">
          <w:rPr>
            <w:color w:val="FF0000"/>
            <w:rPrChange w:id="311" w:author="Wilmott, James" w:date="2021-12-28T15:22:00Z">
              <w:rPr/>
            </w:rPrChange>
          </w:rPr>
          <w:delText xml:space="preserve">and </w:delText>
        </w:r>
        <w:r w:rsidR="00307EEF" w:rsidRPr="00B37CD6" w:rsidDel="00B37CD6">
          <w:rPr>
            <w:color w:val="FF0000"/>
            <w:rPrChange w:id="312" w:author="Wilmott, James" w:date="2021-12-28T15:22:00Z">
              <w:rPr/>
            </w:rPrChange>
          </w:rPr>
          <w:delText xml:space="preserve">the </w:delText>
        </w:r>
      </w:del>
      <w:proofErr w:type="spellStart"/>
      <w:r w:rsidR="00A00C6B" w:rsidRPr="00B37CD6">
        <w:rPr>
          <w:color w:val="FF0000"/>
          <w:rPrChange w:id="313" w:author="Wilmott, James" w:date="2021-12-28T15:22:00Z">
            <w:rPr/>
          </w:rPrChange>
        </w:rPr>
        <w:t>S</w:t>
      </w:r>
      <w:r w:rsidR="00A00C6B" w:rsidRPr="00B37CD6">
        <w:rPr>
          <w:color w:val="FF0000"/>
          <w:vertAlign w:val="subscript"/>
          <w:rPrChange w:id="314" w:author="Wilmott, James" w:date="2021-12-28T15:22:00Z">
            <w:rPr>
              <w:vertAlign w:val="subscript"/>
            </w:rPr>
          </w:rPrChange>
        </w:rPr>
        <w:t>different</w:t>
      </w:r>
      <w:proofErr w:type="spellEnd"/>
      <w:r w:rsidR="00DF3250" w:rsidRPr="00B37CD6">
        <w:rPr>
          <w:color w:val="FF0000"/>
          <w:vertAlign w:val="subscript"/>
          <w:rPrChange w:id="315" w:author="Wilmott, James" w:date="2021-12-28T15:22:00Z">
            <w:rPr>
              <w:vertAlign w:val="subscript"/>
            </w:rPr>
          </w:rPrChange>
        </w:rPr>
        <w:t xml:space="preserve"> </w:t>
      </w:r>
      <w:r w:rsidR="00DF3250" w:rsidRPr="00B37CD6">
        <w:rPr>
          <w:color w:val="FF0000"/>
          <w:rPrChange w:id="316" w:author="Wilmott, James" w:date="2021-12-28T15:22:00Z">
            <w:rPr/>
          </w:rPrChange>
        </w:rPr>
        <w:t xml:space="preserve">- </w:t>
      </w:r>
      <w:proofErr w:type="spellStart"/>
      <w:r w:rsidR="00A00C6B" w:rsidRPr="00B37CD6">
        <w:rPr>
          <w:color w:val="FF0000"/>
          <w:rPrChange w:id="317" w:author="Wilmott, James" w:date="2021-12-28T15:22:00Z">
            <w:rPr/>
          </w:rPrChange>
        </w:rPr>
        <w:t>R</w:t>
      </w:r>
      <w:r w:rsidR="00A00C6B" w:rsidRPr="00B37CD6">
        <w:rPr>
          <w:color w:val="FF0000"/>
          <w:vertAlign w:val="subscript"/>
          <w:rPrChange w:id="318" w:author="Wilmott, James" w:date="2021-12-28T15:22:00Z">
            <w:rPr>
              <w:vertAlign w:val="subscript"/>
            </w:rPr>
          </w:rPrChange>
        </w:rPr>
        <w:t>same</w:t>
      </w:r>
      <w:proofErr w:type="spellEnd"/>
      <w:r w:rsidR="00DF3250" w:rsidRPr="00B37CD6" w:rsidDel="00DF3250">
        <w:rPr>
          <w:color w:val="FF0000"/>
          <w:rPrChange w:id="319" w:author="Wilmott, James" w:date="2021-12-28T15:22:00Z">
            <w:rPr/>
          </w:rPrChange>
        </w:rPr>
        <w:t xml:space="preserve"> </w:t>
      </w:r>
      <w:r w:rsidR="00307EEF" w:rsidRPr="00B37CD6">
        <w:rPr>
          <w:color w:val="FF0000"/>
          <w:rPrChange w:id="320" w:author="Wilmott, James" w:date="2021-12-28T15:22:00Z">
            <w:rPr/>
          </w:rPrChange>
        </w:rPr>
        <w:t xml:space="preserve">trials </w:t>
      </w:r>
      <w:r w:rsidRPr="00B37CD6">
        <w:rPr>
          <w:color w:val="FF0000"/>
          <w:rPrChange w:id="321" w:author="Wilmott, James" w:date="2021-12-28T15:22:00Z">
            <w:rPr/>
          </w:rPrChange>
        </w:rPr>
        <w:t>(</w:t>
      </w:r>
      <w:r w:rsidRPr="00B37CD6">
        <w:rPr>
          <w:i/>
          <w:iCs/>
          <w:color w:val="FF0000"/>
          <w:rPrChange w:id="322" w:author="Wilmott, James" w:date="2021-12-28T15:22:00Z">
            <w:rPr>
              <w:i/>
              <w:iCs/>
            </w:rPr>
          </w:rPrChange>
        </w:rPr>
        <w:t>t</w:t>
      </w:r>
      <w:r w:rsidRPr="00B37CD6">
        <w:rPr>
          <w:color w:val="FF0000"/>
          <w:vertAlign w:val="subscript"/>
          <w:rPrChange w:id="323" w:author="Wilmott, James" w:date="2021-12-28T15:22:00Z">
            <w:rPr>
              <w:vertAlign w:val="subscript"/>
            </w:rPr>
          </w:rPrChange>
        </w:rPr>
        <w:t>17</w:t>
      </w:r>
      <w:r w:rsidRPr="00B37CD6">
        <w:rPr>
          <w:color w:val="FF0000"/>
          <w:rPrChange w:id="324" w:author="Wilmott, James" w:date="2021-12-28T15:22:00Z">
            <w:rPr/>
          </w:rPrChange>
        </w:rPr>
        <w:t xml:space="preserve"> = 4.</w:t>
      </w:r>
      <w:ins w:id="325" w:author="Wilmott, James" w:date="2021-12-28T15:18:00Z">
        <w:r w:rsidR="00E556BC" w:rsidRPr="00B37CD6">
          <w:rPr>
            <w:color w:val="FF0000"/>
            <w:rPrChange w:id="326" w:author="Wilmott, James" w:date="2021-12-28T15:22:00Z">
              <w:rPr/>
            </w:rPrChange>
          </w:rPr>
          <w:t>33</w:t>
        </w:r>
      </w:ins>
      <w:del w:id="327" w:author="Wilmott, James" w:date="2021-12-28T15:18:00Z">
        <w:r w:rsidRPr="00B37CD6" w:rsidDel="00E556BC">
          <w:rPr>
            <w:color w:val="FF0000"/>
            <w:rPrChange w:id="328" w:author="Wilmott, James" w:date="2021-12-28T15:22:00Z">
              <w:rPr/>
            </w:rPrChange>
          </w:rPr>
          <w:delText>00</w:delText>
        </w:r>
      </w:del>
      <w:r w:rsidRPr="00B37CD6">
        <w:rPr>
          <w:color w:val="FF0000"/>
          <w:rPrChange w:id="329" w:author="Wilmott, James" w:date="2021-12-28T15:22:00Z">
            <w:rPr/>
          </w:rPrChange>
        </w:rPr>
        <w:t xml:space="preserve">, </w:t>
      </w:r>
      <w:r w:rsidRPr="00B37CD6">
        <w:rPr>
          <w:i/>
          <w:iCs/>
          <w:color w:val="FF0000"/>
          <w:rPrChange w:id="330" w:author="Wilmott, James" w:date="2021-12-28T15:22:00Z">
            <w:rPr>
              <w:i/>
              <w:iCs/>
            </w:rPr>
          </w:rPrChange>
        </w:rPr>
        <w:t>p</w:t>
      </w:r>
      <w:r w:rsidRPr="00B37CD6">
        <w:rPr>
          <w:color w:val="FF0000"/>
          <w:rPrChange w:id="331" w:author="Wilmott, James" w:date="2021-12-28T15:22:00Z">
            <w:rPr/>
          </w:rPrChange>
        </w:rPr>
        <w:t xml:space="preserve"> </w:t>
      </w:r>
      <w:r w:rsidR="001905B9" w:rsidRPr="00B37CD6">
        <w:rPr>
          <w:color w:val="FF0000"/>
          <w:rPrChange w:id="332" w:author="Wilmott, James" w:date="2021-12-28T15:22:00Z">
            <w:rPr/>
          </w:rPrChange>
        </w:rPr>
        <w:t>&lt;</w:t>
      </w:r>
      <w:r w:rsidRPr="00B37CD6">
        <w:rPr>
          <w:color w:val="FF0000"/>
          <w:rPrChange w:id="333" w:author="Wilmott, James" w:date="2021-12-28T15:22:00Z">
            <w:rPr/>
          </w:rPrChange>
        </w:rPr>
        <w:t xml:space="preserve"> 0.</w:t>
      </w:r>
      <w:del w:id="334" w:author="Wilmott, James" w:date="2021-12-28T15:18:00Z">
        <w:r w:rsidRPr="00B37CD6" w:rsidDel="00E556BC">
          <w:rPr>
            <w:color w:val="FF0000"/>
            <w:rPrChange w:id="335" w:author="Wilmott, James" w:date="2021-12-28T15:22:00Z">
              <w:rPr/>
            </w:rPrChange>
          </w:rPr>
          <w:delText>00</w:delText>
        </w:r>
        <w:r w:rsidR="001905B9" w:rsidRPr="00B37CD6" w:rsidDel="00E556BC">
          <w:rPr>
            <w:color w:val="FF0000"/>
            <w:rPrChange w:id="336" w:author="Wilmott, James" w:date="2021-12-28T15:22:00Z">
              <w:rPr/>
            </w:rPrChange>
          </w:rPr>
          <w:delText>5</w:delText>
        </w:r>
      </w:del>
      <w:ins w:id="337" w:author="Wilmott, James" w:date="2021-12-28T15:18:00Z">
        <w:r w:rsidR="00E556BC" w:rsidRPr="00B37CD6">
          <w:rPr>
            <w:color w:val="FF0000"/>
            <w:rPrChange w:id="338" w:author="Wilmott, James" w:date="2021-12-28T15:22:00Z">
              <w:rPr/>
            </w:rPrChange>
          </w:rPr>
          <w:t>001</w:t>
        </w:r>
      </w:ins>
      <w:r w:rsidRPr="00B37CD6">
        <w:rPr>
          <w:color w:val="FF0000"/>
          <w:rPrChange w:id="339" w:author="Wilmott, James" w:date="2021-12-28T15:22:00Z">
            <w:rPr/>
          </w:rPrChange>
        </w:rPr>
        <w:t>,</w:t>
      </w:r>
      <w:r w:rsidRPr="00B37CD6">
        <w:rPr>
          <w:i/>
          <w:iCs/>
          <w:color w:val="FF0000"/>
          <w:rPrChange w:id="340" w:author="Wilmott, James" w:date="2021-12-28T15:22:00Z">
            <w:rPr>
              <w:i/>
              <w:iCs/>
            </w:rPr>
          </w:rPrChange>
        </w:rPr>
        <w:t xml:space="preserve"> d</w:t>
      </w:r>
      <w:r w:rsidRPr="00B37CD6">
        <w:rPr>
          <w:color w:val="FF0000"/>
          <w:rPrChange w:id="341" w:author="Wilmott, James" w:date="2021-12-28T15:22:00Z">
            <w:rPr/>
          </w:rPrChange>
        </w:rPr>
        <w:t xml:space="preserve"> = 1.</w:t>
      </w:r>
      <w:del w:id="342" w:author="Wilmott, James" w:date="2021-12-28T15:19:00Z">
        <w:r w:rsidRPr="00B37CD6" w:rsidDel="00E553C6">
          <w:rPr>
            <w:color w:val="FF0000"/>
            <w:rPrChange w:id="343" w:author="Wilmott, James" w:date="2021-12-28T15:22:00Z">
              <w:rPr/>
            </w:rPrChange>
          </w:rPr>
          <w:delText>34</w:delText>
        </w:r>
      </w:del>
      <w:ins w:id="344" w:author="Wilmott, James" w:date="2021-12-28T15:19:00Z">
        <w:r w:rsidR="00E553C6" w:rsidRPr="00B37CD6">
          <w:rPr>
            <w:color w:val="FF0000"/>
            <w:rPrChange w:id="345" w:author="Wilmott, James" w:date="2021-12-28T15:22:00Z">
              <w:rPr/>
            </w:rPrChange>
          </w:rPr>
          <w:t>02</w:t>
        </w:r>
      </w:ins>
      <w:r w:rsidRPr="00B37CD6">
        <w:rPr>
          <w:color w:val="FF0000"/>
          <w:rPrChange w:id="346" w:author="Wilmott, James" w:date="2021-12-28T15:22:00Z">
            <w:rPr/>
          </w:rPrChange>
        </w:rPr>
        <w:t>).</w:t>
      </w:r>
      <w:ins w:id="347" w:author="Wilmott, James" w:date="2021-12-28T15:20:00Z">
        <w:r w:rsidR="00434376" w:rsidRPr="00B37CD6">
          <w:rPr>
            <w:color w:val="FF0000"/>
            <w:rPrChange w:id="348" w:author="Wilmott, James" w:date="2021-12-28T15:22:00Z">
              <w:rPr/>
            </w:rPrChange>
          </w:rPr>
          <w:t xml:space="preserve"> </w:t>
        </w:r>
      </w:ins>
      <w:del w:id="349" w:author="Wilmott, James" w:date="2021-12-28T15:20:00Z">
        <w:r w:rsidRPr="00B37CD6" w:rsidDel="00434376">
          <w:rPr>
            <w:color w:val="FF0000"/>
            <w:rPrChange w:id="350" w:author="Wilmott, James" w:date="2021-12-28T15:22:00Z">
              <w:rPr/>
            </w:rPrChange>
          </w:rPr>
          <w:delText xml:space="preserve"> </w:delText>
        </w:r>
      </w:del>
      <w:r w:rsidRPr="00B37CD6">
        <w:rPr>
          <w:color w:val="FF0000"/>
          <w:rPrChange w:id="351" w:author="Wilmott, James" w:date="2021-12-28T15:22:00Z">
            <w:rPr/>
          </w:rPrChange>
        </w:rPr>
        <w:t>However, the</w:t>
      </w:r>
      <w:ins w:id="352" w:author="Wilmott, James" w:date="2021-12-28T15:19:00Z">
        <w:r w:rsidR="008F5741" w:rsidRPr="00B37CD6">
          <w:rPr>
            <w:color w:val="FF0000"/>
            <w:rPrChange w:id="353" w:author="Wilmott, James" w:date="2021-12-28T15:22:00Z">
              <w:rPr/>
            </w:rPrChange>
          </w:rPr>
          <w:t xml:space="preserve"> comparisons between one-target trials and </w:t>
        </w:r>
      </w:ins>
      <w:proofErr w:type="spellStart"/>
      <w:ins w:id="354" w:author="Wilmott, James" w:date="2021-12-28T15:20:00Z">
        <w:r w:rsidR="008F5741" w:rsidRPr="00B37CD6">
          <w:rPr>
            <w:color w:val="FF0000"/>
            <w:rPrChange w:id="355" w:author="Wilmott, James" w:date="2021-12-28T15:22:00Z">
              <w:rPr/>
            </w:rPrChange>
          </w:rPr>
          <w:t>S</w:t>
        </w:r>
        <w:r w:rsidR="008F5741" w:rsidRPr="00B37CD6">
          <w:rPr>
            <w:color w:val="FF0000"/>
            <w:vertAlign w:val="subscript"/>
            <w:rPrChange w:id="356" w:author="Wilmott, James" w:date="2021-12-28T15:22:00Z">
              <w:rPr>
                <w:vertAlign w:val="subscript"/>
              </w:rPr>
            </w:rPrChange>
          </w:rPr>
          <w:t>same</w:t>
        </w:r>
        <w:proofErr w:type="spellEnd"/>
        <w:r w:rsidR="008F5741" w:rsidRPr="00B37CD6" w:rsidDel="001E7B71">
          <w:rPr>
            <w:color w:val="FF0000"/>
            <w:rPrChange w:id="357" w:author="Wilmott, James" w:date="2021-12-28T15:22:00Z">
              <w:rPr/>
            </w:rPrChange>
          </w:rPr>
          <w:t xml:space="preserve"> </w:t>
        </w:r>
        <w:r w:rsidR="008F5741" w:rsidRPr="00B37CD6">
          <w:rPr>
            <w:color w:val="FF0000"/>
            <w:rPrChange w:id="358" w:author="Wilmott, James" w:date="2021-12-28T15:22:00Z">
              <w:rPr/>
            </w:rPrChange>
          </w:rPr>
          <w:t xml:space="preserve">- </w:t>
        </w:r>
        <w:proofErr w:type="spellStart"/>
        <w:r w:rsidR="008F5741" w:rsidRPr="00B37CD6">
          <w:rPr>
            <w:color w:val="FF0000"/>
            <w:rPrChange w:id="359" w:author="Wilmott, James" w:date="2021-12-28T15:22:00Z">
              <w:rPr/>
            </w:rPrChange>
          </w:rPr>
          <w:t>R</w:t>
        </w:r>
        <w:r w:rsidR="008F5741" w:rsidRPr="00B37CD6">
          <w:rPr>
            <w:color w:val="FF0000"/>
            <w:vertAlign w:val="subscript"/>
            <w:rPrChange w:id="360" w:author="Wilmott, James" w:date="2021-12-28T15:22:00Z">
              <w:rPr>
                <w:vertAlign w:val="subscript"/>
              </w:rPr>
            </w:rPrChange>
          </w:rPr>
          <w:t>same</w:t>
        </w:r>
        <w:proofErr w:type="spellEnd"/>
        <w:r w:rsidR="008F5741" w:rsidRPr="00B37CD6">
          <w:rPr>
            <w:color w:val="FF0000"/>
            <w:rPrChange w:id="361" w:author="Wilmott, James" w:date="2021-12-28T15:22:00Z">
              <w:rPr/>
            </w:rPrChange>
          </w:rPr>
          <w:t xml:space="preserve"> trials (</w:t>
        </w:r>
        <w:r w:rsidR="008F5741" w:rsidRPr="00B37CD6">
          <w:rPr>
            <w:i/>
            <w:iCs/>
            <w:color w:val="FF0000"/>
            <w:rPrChange w:id="362" w:author="Wilmott, James" w:date="2021-12-28T15:22:00Z">
              <w:rPr>
                <w:i/>
                <w:iCs/>
              </w:rPr>
            </w:rPrChange>
          </w:rPr>
          <w:t>t</w:t>
        </w:r>
        <w:r w:rsidR="008F5741" w:rsidRPr="00B37CD6">
          <w:rPr>
            <w:color w:val="FF0000"/>
            <w:vertAlign w:val="subscript"/>
            <w:rPrChange w:id="363" w:author="Wilmott, James" w:date="2021-12-28T15:22:00Z">
              <w:rPr>
                <w:vertAlign w:val="subscript"/>
              </w:rPr>
            </w:rPrChange>
          </w:rPr>
          <w:t>17</w:t>
        </w:r>
        <w:r w:rsidR="008F5741" w:rsidRPr="00B37CD6">
          <w:rPr>
            <w:color w:val="FF0000"/>
            <w:rPrChange w:id="364" w:author="Wilmott, James" w:date="2021-12-28T15:22:00Z">
              <w:rPr/>
            </w:rPrChange>
          </w:rPr>
          <w:t xml:space="preserve"> = 2.</w:t>
        </w:r>
        <w:r w:rsidR="00434376" w:rsidRPr="00B37CD6">
          <w:rPr>
            <w:color w:val="FF0000"/>
            <w:rPrChange w:id="365" w:author="Wilmott, James" w:date="2021-12-28T15:22:00Z">
              <w:rPr/>
            </w:rPrChange>
          </w:rPr>
          <w:t>38</w:t>
        </w:r>
        <w:r w:rsidR="008F5741" w:rsidRPr="00B37CD6">
          <w:rPr>
            <w:color w:val="FF0000"/>
            <w:rPrChange w:id="366" w:author="Wilmott, James" w:date="2021-12-28T15:22:00Z">
              <w:rPr/>
            </w:rPrChange>
          </w:rPr>
          <w:t xml:space="preserve">, </w:t>
        </w:r>
        <w:r w:rsidR="008F5741" w:rsidRPr="00B37CD6">
          <w:rPr>
            <w:i/>
            <w:iCs/>
            <w:color w:val="FF0000"/>
            <w:rPrChange w:id="367" w:author="Wilmott, James" w:date="2021-12-28T15:22:00Z">
              <w:rPr>
                <w:i/>
                <w:iCs/>
              </w:rPr>
            </w:rPrChange>
          </w:rPr>
          <w:t>p</w:t>
        </w:r>
        <w:r w:rsidR="008F5741" w:rsidRPr="00B37CD6">
          <w:rPr>
            <w:color w:val="FF0000"/>
            <w:rPrChange w:id="368" w:author="Wilmott, James" w:date="2021-12-28T15:22:00Z">
              <w:rPr/>
            </w:rPrChange>
          </w:rPr>
          <w:t xml:space="preserve"> </w:t>
        </w:r>
      </w:ins>
      <w:ins w:id="369" w:author="Wilmott, James" w:date="2021-12-28T15:21:00Z">
        <w:r w:rsidR="00434376" w:rsidRPr="00B37CD6">
          <w:rPr>
            <w:color w:val="FF0000"/>
            <w:rPrChange w:id="370" w:author="Wilmott, James" w:date="2021-12-28T15:22:00Z">
              <w:rPr/>
            </w:rPrChange>
          </w:rPr>
          <w:t>= 0.07</w:t>
        </w:r>
      </w:ins>
      <w:ins w:id="371" w:author="Wilmott, James" w:date="2021-12-28T15:20:00Z">
        <w:r w:rsidR="008F5741" w:rsidRPr="00B37CD6">
          <w:rPr>
            <w:color w:val="FF0000"/>
            <w:rPrChange w:id="372" w:author="Wilmott, James" w:date="2021-12-28T15:22:00Z">
              <w:rPr/>
            </w:rPrChange>
          </w:rPr>
          <w:t>,</w:t>
        </w:r>
        <w:r w:rsidR="008F5741" w:rsidRPr="00B37CD6">
          <w:rPr>
            <w:i/>
            <w:iCs/>
            <w:color w:val="FF0000"/>
            <w:rPrChange w:id="373" w:author="Wilmott, James" w:date="2021-12-28T15:22:00Z">
              <w:rPr>
                <w:i/>
                <w:iCs/>
              </w:rPr>
            </w:rPrChange>
          </w:rPr>
          <w:t xml:space="preserve"> d</w:t>
        </w:r>
        <w:r w:rsidR="008F5741" w:rsidRPr="00B37CD6">
          <w:rPr>
            <w:color w:val="FF0000"/>
            <w:rPrChange w:id="374" w:author="Wilmott, James" w:date="2021-12-28T15:22:00Z">
              <w:rPr/>
            </w:rPrChange>
          </w:rPr>
          <w:t xml:space="preserve"> = 0.</w:t>
        </w:r>
      </w:ins>
      <w:ins w:id="375" w:author="Wilmott, James" w:date="2021-12-28T15:21:00Z">
        <w:r w:rsidR="00434376" w:rsidRPr="00B37CD6">
          <w:rPr>
            <w:color w:val="FF0000"/>
            <w:rPrChange w:id="376" w:author="Wilmott, James" w:date="2021-12-28T15:22:00Z">
              <w:rPr/>
            </w:rPrChange>
          </w:rPr>
          <w:t>56</w:t>
        </w:r>
      </w:ins>
      <w:ins w:id="377" w:author="Wilmott, James" w:date="2021-12-28T15:20:00Z">
        <w:r w:rsidR="008F5741" w:rsidRPr="00B37CD6">
          <w:rPr>
            <w:color w:val="FF0000"/>
            <w:rPrChange w:id="378" w:author="Wilmott, James" w:date="2021-12-28T15:22:00Z">
              <w:rPr/>
            </w:rPrChange>
          </w:rPr>
          <w:t xml:space="preserve">) and between </w:t>
        </w:r>
      </w:ins>
      <w:del w:id="379" w:author="Wilmott, James" w:date="2021-12-28T15:20:00Z">
        <w:r w:rsidRPr="00B37CD6" w:rsidDel="008F5741">
          <w:rPr>
            <w:color w:val="FF0000"/>
            <w:rPrChange w:id="380" w:author="Wilmott, James" w:date="2021-12-28T15:22:00Z">
              <w:rPr/>
            </w:rPrChange>
          </w:rPr>
          <w:delText xml:space="preserve"> </w:delText>
        </w:r>
      </w:del>
      <w:proofErr w:type="spellStart"/>
      <w:r w:rsidR="00A00C6B" w:rsidRPr="00B37CD6">
        <w:rPr>
          <w:color w:val="FF0000"/>
          <w:rPrChange w:id="381" w:author="Wilmott, James" w:date="2021-12-28T15:22:00Z">
            <w:rPr/>
          </w:rPrChange>
        </w:rPr>
        <w:t>S</w:t>
      </w:r>
      <w:r w:rsidR="00A00C6B" w:rsidRPr="00B37CD6">
        <w:rPr>
          <w:color w:val="FF0000"/>
          <w:vertAlign w:val="subscript"/>
          <w:rPrChange w:id="382" w:author="Wilmott, James" w:date="2021-12-28T15:22:00Z">
            <w:rPr>
              <w:vertAlign w:val="subscript"/>
            </w:rPr>
          </w:rPrChange>
        </w:rPr>
        <w:t>same</w:t>
      </w:r>
      <w:proofErr w:type="spellEnd"/>
      <w:r w:rsidR="00DF3250" w:rsidRPr="00B37CD6" w:rsidDel="001E7B71">
        <w:rPr>
          <w:color w:val="FF0000"/>
          <w:rPrChange w:id="383" w:author="Wilmott, James" w:date="2021-12-28T15:22:00Z">
            <w:rPr/>
          </w:rPrChange>
        </w:rPr>
        <w:t xml:space="preserve"> </w:t>
      </w:r>
      <w:r w:rsidR="00DF3250" w:rsidRPr="00B37CD6">
        <w:rPr>
          <w:color w:val="FF0000"/>
          <w:rPrChange w:id="384" w:author="Wilmott, James" w:date="2021-12-28T15:22:00Z">
            <w:rPr/>
          </w:rPrChange>
        </w:rPr>
        <w:t xml:space="preserve">- </w:t>
      </w:r>
      <w:proofErr w:type="spellStart"/>
      <w:r w:rsidR="00A00C6B" w:rsidRPr="00B37CD6">
        <w:rPr>
          <w:color w:val="FF0000"/>
          <w:rPrChange w:id="385" w:author="Wilmott, James" w:date="2021-12-28T15:22:00Z">
            <w:rPr/>
          </w:rPrChange>
        </w:rPr>
        <w:t>R</w:t>
      </w:r>
      <w:r w:rsidR="00A00C6B" w:rsidRPr="00B37CD6">
        <w:rPr>
          <w:color w:val="FF0000"/>
          <w:vertAlign w:val="subscript"/>
          <w:rPrChange w:id="386" w:author="Wilmott, James" w:date="2021-12-28T15:22:00Z">
            <w:rPr>
              <w:vertAlign w:val="subscript"/>
            </w:rPr>
          </w:rPrChange>
        </w:rPr>
        <w:t>same</w:t>
      </w:r>
      <w:proofErr w:type="spellEnd"/>
      <w:r w:rsidR="00DF3250" w:rsidRPr="00B37CD6">
        <w:rPr>
          <w:color w:val="FF0000"/>
          <w:rPrChange w:id="387" w:author="Wilmott, James" w:date="2021-12-28T15:22:00Z">
            <w:rPr/>
          </w:rPrChange>
        </w:rPr>
        <w:t xml:space="preserve"> </w:t>
      </w:r>
      <w:del w:id="388" w:author="Wilmott, James" w:date="2021-12-28T15:20:00Z">
        <w:r w:rsidR="003B2F8B" w:rsidRPr="00B37CD6" w:rsidDel="008F5741">
          <w:rPr>
            <w:color w:val="FF0000"/>
            <w:rPrChange w:id="389" w:author="Wilmott, James" w:date="2021-12-28T15:22:00Z">
              <w:rPr/>
            </w:rPrChange>
          </w:rPr>
          <w:delText>condition did not differ significantly from the</w:delText>
        </w:r>
      </w:del>
      <w:ins w:id="390" w:author="Wilmott, James" w:date="2021-12-28T15:20:00Z">
        <w:r w:rsidR="008F5741" w:rsidRPr="00B37CD6">
          <w:rPr>
            <w:color w:val="FF0000"/>
            <w:rPrChange w:id="391" w:author="Wilmott, James" w:date="2021-12-28T15:22:00Z">
              <w:rPr/>
            </w:rPrChange>
          </w:rPr>
          <w:t>and</w:t>
        </w:r>
      </w:ins>
      <w:r w:rsidRPr="00B37CD6">
        <w:rPr>
          <w:color w:val="FF0000"/>
          <w:rPrChange w:id="392" w:author="Wilmott, James" w:date="2021-12-28T15:22:00Z">
            <w:rPr/>
          </w:rPrChange>
        </w:rPr>
        <w:t xml:space="preserve"> </w:t>
      </w:r>
      <w:proofErr w:type="spellStart"/>
      <w:r w:rsidR="00A00C6B" w:rsidRPr="00B37CD6">
        <w:rPr>
          <w:color w:val="FF0000"/>
          <w:rPrChange w:id="393" w:author="Wilmott, James" w:date="2021-12-28T15:22:00Z">
            <w:rPr/>
          </w:rPrChange>
        </w:rPr>
        <w:t>S</w:t>
      </w:r>
      <w:r w:rsidR="00A00C6B" w:rsidRPr="00B37CD6">
        <w:rPr>
          <w:color w:val="FF0000"/>
          <w:vertAlign w:val="subscript"/>
          <w:rPrChange w:id="394" w:author="Wilmott, James" w:date="2021-12-28T15:22:00Z">
            <w:rPr>
              <w:vertAlign w:val="subscript"/>
            </w:rPr>
          </w:rPrChange>
        </w:rPr>
        <w:t>different</w:t>
      </w:r>
      <w:proofErr w:type="spellEnd"/>
      <w:r w:rsidR="00DF3250" w:rsidRPr="00B37CD6">
        <w:rPr>
          <w:color w:val="FF0000"/>
          <w:vertAlign w:val="subscript"/>
          <w:rPrChange w:id="395" w:author="Wilmott, James" w:date="2021-12-28T15:22:00Z">
            <w:rPr>
              <w:vertAlign w:val="subscript"/>
            </w:rPr>
          </w:rPrChange>
        </w:rPr>
        <w:t xml:space="preserve"> </w:t>
      </w:r>
      <w:r w:rsidR="00DF3250" w:rsidRPr="00B37CD6">
        <w:rPr>
          <w:color w:val="FF0000"/>
          <w:rPrChange w:id="396" w:author="Wilmott, James" w:date="2021-12-28T15:22:00Z">
            <w:rPr/>
          </w:rPrChange>
        </w:rPr>
        <w:t xml:space="preserve">- </w:t>
      </w:r>
      <w:proofErr w:type="spellStart"/>
      <w:r w:rsidR="00A00C6B" w:rsidRPr="00B37CD6">
        <w:rPr>
          <w:color w:val="FF0000"/>
          <w:rPrChange w:id="397" w:author="Wilmott, James" w:date="2021-12-28T15:22:00Z">
            <w:rPr/>
          </w:rPrChange>
        </w:rPr>
        <w:t>R</w:t>
      </w:r>
      <w:r w:rsidR="00A00C6B" w:rsidRPr="00B37CD6">
        <w:rPr>
          <w:color w:val="FF0000"/>
          <w:vertAlign w:val="subscript"/>
          <w:rPrChange w:id="398" w:author="Wilmott, James" w:date="2021-12-28T15:22:00Z">
            <w:rPr>
              <w:vertAlign w:val="subscript"/>
            </w:rPr>
          </w:rPrChange>
        </w:rPr>
        <w:t>same</w:t>
      </w:r>
      <w:proofErr w:type="spellEnd"/>
      <w:r w:rsidR="00DF3250" w:rsidRPr="00B37CD6" w:rsidDel="00DF3250">
        <w:rPr>
          <w:color w:val="FF0000"/>
          <w:rPrChange w:id="399" w:author="Wilmott, James" w:date="2021-12-28T15:22:00Z">
            <w:rPr/>
          </w:rPrChange>
        </w:rPr>
        <w:t xml:space="preserve"> </w:t>
      </w:r>
      <w:del w:id="400" w:author="Wilmott, James" w:date="2021-12-28T15:20:00Z">
        <w:r w:rsidRPr="00B37CD6" w:rsidDel="008F5741">
          <w:rPr>
            <w:color w:val="FF0000"/>
            <w:rPrChange w:id="401" w:author="Wilmott, James" w:date="2021-12-28T15:22:00Z">
              <w:rPr/>
            </w:rPrChange>
          </w:rPr>
          <w:delText xml:space="preserve">condition </w:delText>
        </w:r>
      </w:del>
      <w:ins w:id="402" w:author="Wilmott, James" w:date="2021-12-28T15:20:00Z">
        <w:r w:rsidR="008F5741" w:rsidRPr="00B37CD6">
          <w:rPr>
            <w:color w:val="FF0000"/>
            <w:rPrChange w:id="403" w:author="Wilmott, James" w:date="2021-12-28T15:22:00Z">
              <w:rPr/>
            </w:rPrChange>
          </w:rPr>
          <w:t xml:space="preserve">trials </w:t>
        </w:r>
      </w:ins>
      <w:r w:rsidRPr="00B37CD6">
        <w:rPr>
          <w:color w:val="FF0000"/>
          <w:rPrChange w:id="404" w:author="Wilmott, James" w:date="2021-12-28T15:22:00Z">
            <w:rPr/>
          </w:rPrChange>
        </w:rPr>
        <w:t>(</w:t>
      </w:r>
      <w:r w:rsidRPr="00B37CD6">
        <w:rPr>
          <w:i/>
          <w:iCs/>
          <w:color w:val="FF0000"/>
          <w:rPrChange w:id="405" w:author="Wilmott, James" w:date="2021-12-28T15:22:00Z">
            <w:rPr>
              <w:i/>
              <w:iCs/>
            </w:rPr>
          </w:rPrChange>
        </w:rPr>
        <w:t>t</w:t>
      </w:r>
      <w:r w:rsidRPr="00B37CD6">
        <w:rPr>
          <w:color w:val="FF0000"/>
          <w:vertAlign w:val="subscript"/>
          <w:rPrChange w:id="406" w:author="Wilmott, James" w:date="2021-12-28T15:22:00Z">
            <w:rPr>
              <w:vertAlign w:val="subscript"/>
            </w:rPr>
          </w:rPrChange>
        </w:rPr>
        <w:t>17</w:t>
      </w:r>
      <w:r w:rsidRPr="00B37CD6">
        <w:rPr>
          <w:color w:val="FF0000"/>
          <w:rPrChange w:id="407" w:author="Wilmott, James" w:date="2021-12-28T15:22:00Z">
            <w:rPr/>
          </w:rPrChange>
        </w:rPr>
        <w:t xml:space="preserve"> = 1.</w:t>
      </w:r>
      <w:ins w:id="408" w:author="Wilmott, James" w:date="2021-12-28T15:21:00Z">
        <w:r w:rsidR="00434376" w:rsidRPr="00B37CD6">
          <w:rPr>
            <w:color w:val="FF0000"/>
            <w:rPrChange w:id="409" w:author="Wilmott, James" w:date="2021-12-28T15:22:00Z">
              <w:rPr/>
            </w:rPrChange>
          </w:rPr>
          <w:t>96</w:t>
        </w:r>
      </w:ins>
      <w:del w:id="410" w:author="Wilmott, James" w:date="2021-12-28T15:21:00Z">
        <w:r w:rsidRPr="00B37CD6" w:rsidDel="00434376">
          <w:rPr>
            <w:color w:val="FF0000"/>
            <w:rPrChange w:id="411" w:author="Wilmott, James" w:date="2021-12-28T15:22:00Z">
              <w:rPr/>
            </w:rPrChange>
          </w:rPr>
          <w:delText>83</w:delText>
        </w:r>
      </w:del>
      <w:r w:rsidRPr="00B37CD6">
        <w:rPr>
          <w:color w:val="FF0000"/>
          <w:rPrChange w:id="412" w:author="Wilmott, James" w:date="2021-12-28T15:22:00Z">
            <w:rPr/>
          </w:rPrChange>
        </w:rPr>
        <w:t xml:space="preserve">, </w:t>
      </w:r>
      <w:r w:rsidRPr="00B37CD6">
        <w:rPr>
          <w:i/>
          <w:iCs/>
          <w:color w:val="FF0000"/>
          <w:rPrChange w:id="413" w:author="Wilmott, James" w:date="2021-12-28T15:22:00Z">
            <w:rPr>
              <w:i/>
              <w:iCs/>
            </w:rPr>
          </w:rPrChange>
        </w:rPr>
        <w:t>p</w:t>
      </w:r>
      <w:r w:rsidRPr="00B37CD6">
        <w:rPr>
          <w:color w:val="FF0000"/>
          <w:rPrChange w:id="414" w:author="Wilmott, James" w:date="2021-12-28T15:22:00Z">
            <w:rPr/>
          </w:rPrChange>
        </w:rPr>
        <w:t xml:space="preserve"> &gt; 0.</w:t>
      </w:r>
      <w:r w:rsidR="008F53A2" w:rsidRPr="00B37CD6">
        <w:rPr>
          <w:color w:val="FF0000"/>
          <w:rPrChange w:id="415" w:author="Wilmott, James" w:date="2021-12-28T15:22:00Z">
            <w:rPr/>
          </w:rPrChange>
        </w:rPr>
        <w:t>1</w:t>
      </w:r>
      <w:r w:rsidRPr="00B37CD6">
        <w:rPr>
          <w:color w:val="FF0000"/>
          <w:rPrChange w:id="416" w:author="Wilmott, James" w:date="2021-12-28T15:22:00Z">
            <w:rPr/>
          </w:rPrChange>
        </w:rPr>
        <w:t>,</w:t>
      </w:r>
      <w:r w:rsidRPr="00B37CD6">
        <w:rPr>
          <w:i/>
          <w:iCs/>
          <w:color w:val="FF0000"/>
          <w:rPrChange w:id="417" w:author="Wilmott, James" w:date="2021-12-28T15:22:00Z">
            <w:rPr>
              <w:i/>
              <w:iCs/>
            </w:rPr>
          </w:rPrChange>
        </w:rPr>
        <w:t xml:space="preserve"> d</w:t>
      </w:r>
      <w:r w:rsidRPr="00B37CD6">
        <w:rPr>
          <w:color w:val="FF0000"/>
          <w:rPrChange w:id="418" w:author="Wilmott, James" w:date="2021-12-28T15:22:00Z">
            <w:rPr/>
          </w:rPrChange>
        </w:rPr>
        <w:t xml:space="preserve"> = 0.</w:t>
      </w:r>
      <w:del w:id="419" w:author="Wilmott, James" w:date="2021-12-28T15:21:00Z">
        <w:r w:rsidRPr="00B37CD6" w:rsidDel="00434376">
          <w:rPr>
            <w:color w:val="FF0000"/>
            <w:rPrChange w:id="420" w:author="Wilmott, James" w:date="2021-12-28T15:22:00Z">
              <w:rPr/>
            </w:rPrChange>
          </w:rPr>
          <w:delText>62</w:delText>
        </w:r>
      </w:del>
      <w:ins w:id="421" w:author="Wilmott, James" w:date="2021-12-28T15:21:00Z">
        <w:r w:rsidR="00434376" w:rsidRPr="00B37CD6">
          <w:rPr>
            <w:color w:val="FF0000"/>
            <w:rPrChange w:id="422" w:author="Wilmott, James" w:date="2021-12-28T15:22:00Z">
              <w:rPr/>
            </w:rPrChange>
          </w:rPr>
          <w:t>46</w:t>
        </w:r>
      </w:ins>
      <w:r w:rsidRPr="00B37CD6">
        <w:rPr>
          <w:color w:val="FF0000"/>
          <w:rPrChange w:id="423" w:author="Wilmott, James" w:date="2021-12-28T15:22:00Z">
            <w:rPr/>
          </w:rPrChange>
        </w:rPr>
        <w:t>)</w:t>
      </w:r>
      <w:ins w:id="424" w:author="Wilmott, James" w:date="2021-12-28T15:20:00Z">
        <w:r w:rsidR="008F5741" w:rsidRPr="00B37CD6">
          <w:rPr>
            <w:color w:val="FF0000"/>
            <w:rPrChange w:id="425" w:author="Wilmott, James" w:date="2021-12-28T15:22:00Z">
              <w:rPr/>
            </w:rPrChange>
          </w:rPr>
          <w:t xml:space="preserve"> were not significant</w:t>
        </w:r>
      </w:ins>
      <w:r w:rsidRPr="00B37CD6">
        <w:rPr>
          <w:color w:val="FF0000"/>
          <w:rPrChange w:id="426" w:author="Wilmott, James" w:date="2021-12-28T15:22:00Z">
            <w:rPr/>
          </w:rPrChange>
        </w:rPr>
        <w:t>.</w:t>
      </w:r>
    </w:p>
    <w:p w14:paraId="6DD01E37" w14:textId="3F8A174E" w:rsidR="003236C6" w:rsidRPr="0042773F" w:rsidRDefault="002326B6" w:rsidP="00A67669">
      <w:pPr>
        <w:widowControl w:val="0"/>
        <w:autoSpaceDE w:val="0"/>
        <w:autoSpaceDN w:val="0"/>
        <w:adjustRightInd w:val="0"/>
        <w:spacing w:line="480" w:lineRule="auto"/>
        <w:ind w:right="-720" w:firstLine="720"/>
      </w:pPr>
      <w:r w:rsidRPr="0042773F">
        <w:t xml:space="preserve">We </w:t>
      </w:r>
      <w:r w:rsidR="003D2C40" w:rsidRPr="0042773F">
        <w:t>next</w:t>
      </w:r>
      <w:r w:rsidR="000840AF" w:rsidRPr="0042773F">
        <w:t xml:space="preserve"> examined </w:t>
      </w:r>
      <w:r w:rsidR="00AF36DE" w:rsidRPr="0042773F">
        <w:t xml:space="preserve">whether </w:t>
      </w:r>
      <w:r w:rsidR="007A603A" w:rsidRPr="0042773F">
        <w:t>reaction time</w:t>
      </w:r>
      <w:r w:rsidR="00AF36DE" w:rsidRPr="0042773F">
        <w:t xml:space="preserve"> differed between one</w:t>
      </w:r>
      <w:r w:rsidR="0049639C" w:rsidRPr="0042773F">
        <w:t>-target</w:t>
      </w:r>
      <w:r w:rsidR="00AF36DE" w:rsidRPr="0042773F">
        <w:t xml:space="preserve"> and </w:t>
      </w:r>
      <w:r w:rsidR="007E1D37" w:rsidRPr="0042773F">
        <w:t xml:space="preserve">two-target </w:t>
      </w:r>
      <w:r w:rsidR="00AF36DE" w:rsidRPr="0042773F">
        <w:t xml:space="preserve">trials. </w:t>
      </w:r>
      <w:r w:rsidR="00853047" w:rsidRPr="0042773F">
        <w:t xml:space="preserve">The average </w:t>
      </w:r>
      <w:r w:rsidR="007A603A" w:rsidRPr="0042773F">
        <w:t>reaction time</w:t>
      </w:r>
      <w:r w:rsidR="00853047" w:rsidRPr="0042773F">
        <w:t xml:space="preserve"> was slower </w:t>
      </w:r>
      <w:r w:rsidR="00023096" w:rsidRPr="0042773F">
        <w:t>for two-target</w:t>
      </w:r>
      <w:r w:rsidR="00853047" w:rsidRPr="0042773F">
        <w:t xml:space="preserve"> relative to </w:t>
      </w:r>
      <w:r w:rsidR="007E1D37" w:rsidRPr="0042773F">
        <w:t xml:space="preserve">one-target </w:t>
      </w:r>
      <w:r w:rsidR="00853047" w:rsidRPr="0042773F">
        <w:t>trials (</w:t>
      </w:r>
      <w:r w:rsidR="00853047" w:rsidRPr="0042773F">
        <w:rPr>
          <w:i/>
          <w:iCs/>
        </w:rPr>
        <w:t>t</w:t>
      </w:r>
      <w:r w:rsidR="00853047" w:rsidRPr="0042773F">
        <w:rPr>
          <w:vertAlign w:val="subscript"/>
        </w:rPr>
        <w:t>17</w:t>
      </w:r>
      <w:r w:rsidR="00853047" w:rsidRPr="0042773F">
        <w:t xml:space="preserve"> = 4.81, </w:t>
      </w:r>
      <w:r w:rsidR="00853047" w:rsidRPr="0042773F">
        <w:rPr>
          <w:i/>
          <w:iCs/>
        </w:rPr>
        <w:t>p</w:t>
      </w:r>
      <w:r w:rsidR="00853047" w:rsidRPr="0042773F">
        <w:t xml:space="preserve"> &lt; 0.001,</w:t>
      </w:r>
      <w:r w:rsidR="00853047" w:rsidRPr="0042773F">
        <w:rPr>
          <w:i/>
          <w:iCs/>
        </w:rPr>
        <w:t xml:space="preserve"> d</w:t>
      </w:r>
      <w:r w:rsidR="00853047" w:rsidRPr="0042773F">
        <w:t xml:space="preserve"> = 1.</w:t>
      </w:r>
      <w:ins w:id="427" w:author="Wilmott, James" w:date="2021-12-28T15:02:00Z">
        <w:r w:rsidR="00B21624" w:rsidRPr="00B21624">
          <w:rPr>
            <w:color w:val="FF0000"/>
            <w:rPrChange w:id="428" w:author="Wilmott, James" w:date="2021-12-28T15:02:00Z">
              <w:rPr/>
            </w:rPrChange>
          </w:rPr>
          <w:t>13</w:t>
        </w:r>
      </w:ins>
      <w:del w:id="429" w:author="Wilmott, James" w:date="2021-12-28T15:02:00Z">
        <w:r w:rsidR="00853047" w:rsidRPr="0042773F" w:rsidDel="00B21624">
          <w:delText>60</w:delText>
        </w:r>
      </w:del>
      <w:r w:rsidR="00853047" w:rsidRPr="0042773F">
        <w:t>)</w:t>
      </w:r>
      <w:r w:rsidR="00F26CF7" w:rsidRPr="0042773F">
        <w:t>. This is consistent with the results of</w:t>
      </w:r>
      <w:r w:rsidR="000135A5" w:rsidRPr="0042773F">
        <w:t xml:space="preserve"> </w:t>
      </w:r>
      <w:r w:rsidR="00436C83" w:rsidRPr="0042773F">
        <w:t xml:space="preserve">Experiment </w:t>
      </w:r>
      <w:r w:rsidR="00EA2002" w:rsidRPr="0042773F">
        <w:t>1</w:t>
      </w:r>
      <w:r w:rsidR="00F26CF7" w:rsidRPr="0042773F">
        <w:t xml:space="preserve">, where the total number of stimuli was kept constant at six </w:t>
      </w:r>
      <w:r w:rsidR="0095215A" w:rsidRPr="0042773F">
        <w:t>as</w:t>
      </w:r>
      <w:r w:rsidR="00F26CF7" w:rsidRPr="0042773F">
        <w:t xml:space="preserve"> in this experiment</w:t>
      </w:r>
      <w:r w:rsidR="00B8200F" w:rsidRPr="0042773F">
        <w:t xml:space="preserve">. </w:t>
      </w:r>
      <w:r w:rsidR="00A15E23" w:rsidRPr="0042773F">
        <w:t xml:space="preserve">The critical comparison was </w:t>
      </w:r>
      <w:r w:rsidR="00C12176">
        <w:t>whether</w:t>
      </w:r>
      <w:r w:rsidR="00C12176" w:rsidRPr="0042773F">
        <w:t xml:space="preserve"> </w:t>
      </w:r>
      <w:r w:rsidR="006E4C62" w:rsidRPr="0042773F">
        <w:t xml:space="preserve">the </w:t>
      </w:r>
      <w:proofErr w:type="spellStart"/>
      <w:r w:rsidR="00A00C6B" w:rsidRPr="0042773F">
        <w:t>S</w:t>
      </w:r>
      <w:r w:rsidR="00A00C6B" w:rsidRPr="00A00C6B">
        <w:rPr>
          <w:vertAlign w:val="subscript"/>
        </w:rPr>
        <w:t>different</w:t>
      </w:r>
      <w:proofErr w:type="spellEnd"/>
      <w:r w:rsidR="006E4C62" w:rsidRPr="0042773F">
        <w:rPr>
          <w:vertAlign w:val="subscript"/>
        </w:rPr>
        <w:t xml:space="preserve"> </w:t>
      </w:r>
      <w:r w:rsidR="006E4C62" w:rsidRPr="0042773F">
        <w:t xml:space="preserve">- </w:t>
      </w:r>
      <w:proofErr w:type="spellStart"/>
      <w:r w:rsidR="00A00C6B" w:rsidRPr="0042773F">
        <w:t>R</w:t>
      </w:r>
      <w:r w:rsidR="00A00C6B" w:rsidRPr="00A00C6B">
        <w:rPr>
          <w:vertAlign w:val="subscript"/>
        </w:rPr>
        <w:t>same</w:t>
      </w:r>
      <w:proofErr w:type="spellEnd"/>
      <w:r w:rsidR="006E4C62" w:rsidRPr="0042773F">
        <w:t xml:space="preserve"> condition differed significantly from the </w:t>
      </w:r>
      <w:proofErr w:type="spellStart"/>
      <w:r w:rsidR="00A00C6B" w:rsidRPr="0042773F">
        <w:t>S</w:t>
      </w:r>
      <w:r w:rsidR="00A00C6B" w:rsidRPr="00A00C6B">
        <w:rPr>
          <w:vertAlign w:val="subscript"/>
        </w:rPr>
        <w:t>same</w:t>
      </w:r>
      <w:proofErr w:type="spellEnd"/>
      <w:r w:rsidR="006E4C62" w:rsidRPr="0042773F" w:rsidDel="001E7B71">
        <w:t xml:space="preserve"> </w:t>
      </w:r>
      <w:r w:rsidR="006E4C62" w:rsidRPr="0042773F">
        <w:t xml:space="preserve">- </w:t>
      </w:r>
      <w:proofErr w:type="spellStart"/>
      <w:r w:rsidR="00A00C6B" w:rsidRPr="0042773F">
        <w:t>R</w:t>
      </w:r>
      <w:r w:rsidR="00A00C6B" w:rsidRPr="00A00C6B">
        <w:rPr>
          <w:vertAlign w:val="subscript"/>
        </w:rPr>
        <w:t>same</w:t>
      </w:r>
      <w:proofErr w:type="spellEnd"/>
      <w:r w:rsidR="006E4C62" w:rsidRPr="0042773F">
        <w:t xml:space="preserve"> and </w:t>
      </w:r>
      <w:proofErr w:type="spellStart"/>
      <w:r w:rsidR="00A00C6B" w:rsidRPr="0042773F">
        <w:t>S</w:t>
      </w:r>
      <w:r w:rsidR="00A00C6B" w:rsidRPr="00A00C6B">
        <w:rPr>
          <w:vertAlign w:val="subscript"/>
        </w:rPr>
        <w:t>different</w:t>
      </w:r>
      <w:proofErr w:type="spellEnd"/>
      <w:r w:rsidR="006E4C62" w:rsidRPr="0042773F">
        <w:rPr>
          <w:vertAlign w:val="subscript"/>
        </w:rPr>
        <w:t xml:space="preserve"> </w:t>
      </w:r>
      <w:r w:rsidR="006E4C62" w:rsidRPr="0042773F">
        <w:t xml:space="preserve">- </w:t>
      </w:r>
      <w:proofErr w:type="spellStart"/>
      <w:r w:rsidR="00A00C6B" w:rsidRPr="0042773F">
        <w:t>R</w:t>
      </w:r>
      <w:r w:rsidR="00A00C6B" w:rsidRPr="00A00C6B">
        <w:rPr>
          <w:vertAlign w:val="subscript"/>
        </w:rPr>
        <w:t>different</w:t>
      </w:r>
      <w:proofErr w:type="spellEnd"/>
      <w:r w:rsidR="006E4C62" w:rsidRPr="0042773F">
        <w:t xml:space="preserve"> conditions.</w:t>
      </w:r>
      <w:r w:rsidR="003236C6" w:rsidRPr="0042773F">
        <w:t xml:space="preserve"> We reasoned that response competition would result in </w:t>
      </w:r>
      <w:r w:rsidR="00526D86" w:rsidRPr="0042773F">
        <w:t>faster</w:t>
      </w:r>
      <w:r w:rsidR="003236C6" w:rsidRPr="0042773F">
        <w:t xml:space="preserve"> reaction time</w:t>
      </w:r>
      <w:r w:rsidR="001B2ACF" w:rsidRPr="0042773F">
        <w:t>s</w:t>
      </w:r>
      <w:r w:rsidR="003236C6" w:rsidRPr="0042773F">
        <w:t xml:space="preserve"> in the</w:t>
      </w:r>
      <w:r w:rsidR="00526D86" w:rsidRPr="0042773F">
        <w:t xml:space="preserve"> </w:t>
      </w:r>
      <w:proofErr w:type="spellStart"/>
      <w:r w:rsidR="00A00C6B" w:rsidRPr="0042773F">
        <w:t>S</w:t>
      </w:r>
      <w:r w:rsidR="00A00C6B" w:rsidRPr="00A00C6B">
        <w:rPr>
          <w:vertAlign w:val="subscript"/>
        </w:rPr>
        <w:t>different</w:t>
      </w:r>
      <w:proofErr w:type="spellEnd"/>
      <w:r w:rsidR="00526D86" w:rsidRPr="0042773F">
        <w:rPr>
          <w:vertAlign w:val="subscript"/>
        </w:rPr>
        <w:t xml:space="preserve"> </w:t>
      </w:r>
      <w:r w:rsidR="00526D86" w:rsidRPr="0042773F">
        <w:t xml:space="preserve">- </w:t>
      </w:r>
      <w:proofErr w:type="spellStart"/>
      <w:r w:rsidR="00A00C6B" w:rsidRPr="0042773F">
        <w:t>R</w:t>
      </w:r>
      <w:r w:rsidR="00A00C6B" w:rsidRPr="00A00C6B">
        <w:rPr>
          <w:vertAlign w:val="subscript"/>
        </w:rPr>
        <w:t>same</w:t>
      </w:r>
      <w:proofErr w:type="spellEnd"/>
      <w:r w:rsidR="00526D86" w:rsidRPr="0042773F">
        <w:t xml:space="preserve"> condition</w:t>
      </w:r>
      <w:r w:rsidR="003236C6" w:rsidRPr="0042773F">
        <w:t xml:space="preserve">, where the response is </w:t>
      </w:r>
      <w:r w:rsidR="00526D86" w:rsidRPr="0042773F">
        <w:t>the same</w:t>
      </w:r>
      <w:r w:rsidR="003236C6" w:rsidRPr="0042773F">
        <w:t>, than in the</w:t>
      </w:r>
      <w:r w:rsidR="00526D86" w:rsidRPr="0042773F">
        <w:t xml:space="preserve"> </w:t>
      </w:r>
      <w:proofErr w:type="spellStart"/>
      <w:r w:rsidR="00A00C6B" w:rsidRPr="0042773F">
        <w:t>S</w:t>
      </w:r>
      <w:r w:rsidR="00A00C6B" w:rsidRPr="00A00C6B">
        <w:rPr>
          <w:vertAlign w:val="subscript"/>
        </w:rPr>
        <w:t>different</w:t>
      </w:r>
      <w:proofErr w:type="spellEnd"/>
      <w:r w:rsidR="00526D86" w:rsidRPr="0042773F">
        <w:rPr>
          <w:vertAlign w:val="subscript"/>
        </w:rPr>
        <w:t xml:space="preserve"> </w:t>
      </w:r>
      <w:r w:rsidR="00526D86" w:rsidRPr="0042773F">
        <w:t xml:space="preserve">- </w:t>
      </w:r>
      <w:proofErr w:type="spellStart"/>
      <w:r w:rsidR="00A00C6B" w:rsidRPr="0042773F">
        <w:t>R</w:t>
      </w:r>
      <w:r w:rsidR="00A00C6B" w:rsidRPr="00A00C6B">
        <w:rPr>
          <w:vertAlign w:val="subscript"/>
        </w:rPr>
        <w:t>different</w:t>
      </w:r>
      <w:proofErr w:type="spellEnd"/>
      <w:r w:rsidR="00526D86" w:rsidRPr="0042773F">
        <w:t xml:space="preserve"> condition</w:t>
      </w:r>
      <w:r w:rsidR="003236C6" w:rsidRPr="0042773F">
        <w:t xml:space="preserve">, where the response is </w:t>
      </w:r>
      <w:r w:rsidR="00526D86" w:rsidRPr="0042773F">
        <w:t xml:space="preserve">different, along with comparable performance to the </w:t>
      </w:r>
      <w:proofErr w:type="spellStart"/>
      <w:r w:rsidR="00A00C6B" w:rsidRPr="0042773F">
        <w:t>S</w:t>
      </w:r>
      <w:r w:rsidR="00A00C6B" w:rsidRPr="00A00C6B">
        <w:rPr>
          <w:vertAlign w:val="subscript"/>
        </w:rPr>
        <w:t>same</w:t>
      </w:r>
      <w:proofErr w:type="spellEnd"/>
      <w:r w:rsidR="00526D86" w:rsidRPr="0042773F" w:rsidDel="001E7B71">
        <w:t xml:space="preserve"> </w:t>
      </w:r>
      <w:r w:rsidR="000C161C" w:rsidRPr="0042773F">
        <w:t>-</w:t>
      </w:r>
      <w:r w:rsidR="00526D86" w:rsidRPr="0042773F">
        <w:t xml:space="preserve"> </w:t>
      </w:r>
      <w:proofErr w:type="spellStart"/>
      <w:r w:rsidR="00A00C6B" w:rsidRPr="0042773F">
        <w:t>R</w:t>
      </w:r>
      <w:r w:rsidR="00A00C6B" w:rsidRPr="00A00C6B">
        <w:rPr>
          <w:vertAlign w:val="subscript"/>
        </w:rPr>
        <w:t>same</w:t>
      </w:r>
      <w:proofErr w:type="spellEnd"/>
      <w:r w:rsidR="00526D86" w:rsidRPr="0042773F">
        <w:t xml:space="preserve"> condition</w:t>
      </w:r>
      <w:r w:rsidR="003236C6" w:rsidRPr="0042773F">
        <w:t xml:space="preserve">. In contrast, perceptual competition would result in </w:t>
      </w:r>
      <w:r w:rsidR="004656D3" w:rsidRPr="0042773F">
        <w:t>slower</w:t>
      </w:r>
      <w:r w:rsidR="003236C6" w:rsidRPr="0042773F">
        <w:t xml:space="preserve"> </w:t>
      </w:r>
      <w:r w:rsidR="002B3054" w:rsidRPr="0042773F">
        <w:t>reaction</w:t>
      </w:r>
      <w:r w:rsidR="003236C6" w:rsidRPr="0042773F">
        <w:t xml:space="preserve"> time</w:t>
      </w:r>
      <w:r w:rsidR="002B3054" w:rsidRPr="0042773F">
        <w:t>s</w:t>
      </w:r>
      <w:r w:rsidR="003236C6" w:rsidRPr="0042773F">
        <w:t xml:space="preserve"> in</w:t>
      </w:r>
      <w:r w:rsidR="001634C0" w:rsidRPr="0042773F">
        <w:t xml:space="preserve"> the</w:t>
      </w:r>
      <w:r w:rsidR="003236C6" w:rsidRPr="0042773F">
        <w:t xml:space="preserve"> </w:t>
      </w:r>
      <w:proofErr w:type="spellStart"/>
      <w:r w:rsidR="00A00C6B" w:rsidRPr="0042773F">
        <w:t>S</w:t>
      </w:r>
      <w:r w:rsidR="00A00C6B" w:rsidRPr="00A00C6B">
        <w:rPr>
          <w:vertAlign w:val="subscript"/>
        </w:rPr>
        <w:t>different</w:t>
      </w:r>
      <w:proofErr w:type="spellEnd"/>
      <w:r w:rsidR="001634C0" w:rsidRPr="0042773F">
        <w:rPr>
          <w:vertAlign w:val="subscript"/>
        </w:rPr>
        <w:t xml:space="preserve"> </w:t>
      </w:r>
      <w:r w:rsidR="00B37E55" w:rsidRPr="0042773F">
        <w:t>-</w:t>
      </w:r>
      <w:r w:rsidR="001634C0" w:rsidRPr="0042773F">
        <w:t xml:space="preserve"> </w:t>
      </w:r>
      <w:proofErr w:type="spellStart"/>
      <w:r w:rsidR="00A00C6B" w:rsidRPr="0042773F">
        <w:t>R</w:t>
      </w:r>
      <w:r w:rsidR="00A00C6B" w:rsidRPr="00A00C6B">
        <w:rPr>
          <w:vertAlign w:val="subscript"/>
        </w:rPr>
        <w:t>same</w:t>
      </w:r>
      <w:proofErr w:type="spellEnd"/>
      <w:r w:rsidR="00A62755" w:rsidRPr="0042773F">
        <w:t xml:space="preserve"> condition,</w:t>
      </w:r>
      <w:r w:rsidR="001634C0" w:rsidRPr="0042773F">
        <w:t xml:space="preserve"> where the </w:t>
      </w:r>
      <w:r w:rsidR="00692F45" w:rsidRPr="0042773F">
        <w:t xml:space="preserve">shapes are different, than in the </w:t>
      </w:r>
      <w:proofErr w:type="spellStart"/>
      <w:r w:rsidR="00A00C6B" w:rsidRPr="0042773F">
        <w:t>S</w:t>
      </w:r>
      <w:r w:rsidR="00A00C6B" w:rsidRPr="00A00C6B">
        <w:rPr>
          <w:vertAlign w:val="subscript"/>
        </w:rPr>
        <w:t>same</w:t>
      </w:r>
      <w:proofErr w:type="spellEnd"/>
      <w:r w:rsidR="00692F45" w:rsidRPr="0042773F" w:rsidDel="001E7B71">
        <w:t xml:space="preserve"> </w:t>
      </w:r>
      <w:r w:rsidR="00692F45" w:rsidRPr="0042773F">
        <w:t xml:space="preserve">- </w:t>
      </w:r>
      <w:proofErr w:type="spellStart"/>
      <w:r w:rsidR="00A00C6B" w:rsidRPr="0042773F">
        <w:t>R</w:t>
      </w:r>
      <w:r w:rsidR="00A00C6B" w:rsidRPr="00A00C6B">
        <w:rPr>
          <w:vertAlign w:val="subscript"/>
        </w:rPr>
        <w:t>same</w:t>
      </w:r>
      <w:proofErr w:type="spellEnd"/>
      <w:r w:rsidR="00692F45" w:rsidRPr="0042773F">
        <w:t xml:space="preserve"> condition, where the shapes are the same</w:t>
      </w:r>
      <w:r w:rsidR="006955D9" w:rsidRPr="0042773F">
        <w:t>, and comparable performance to</w:t>
      </w:r>
      <w:r w:rsidR="00355BEA" w:rsidRPr="0042773F">
        <w:t xml:space="preserve"> the </w:t>
      </w:r>
      <w:proofErr w:type="spellStart"/>
      <w:r w:rsidR="00A00C6B" w:rsidRPr="0042773F">
        <w:t>S</w:t>
      </w:r>
      <w:r w:rsidR="00A00C6B" w:rsidRPr="00A00C6B">
        <w:rPr>
          <w:vertAlign w:val="subscript"/>
        </w:rPr>
        <w:t>different</w:t>
      </w:r>
      <w:proofErr w:type="spellEnd"/>
      <w:r w:rsidR="00355BEA" w:rsidRPr="0042773F">
        <w:rPr>
          <w:vertAlign w:val="subscript"/>
        </w:rPr>
        <w:t xml:space="preserve"> </w:t>
      </w:r>
      <w:r w:rsidR="00355BEA" w:rsidRPr="0042773F">
        <w:t xml:space="preserve">- </w:t>
      </w:r>
      <w:proofErr w:type="spellStart"/>
      <w:r w:rsidR="00A00C6B" w:rsidRPr="0042773F">
        <w:t>R</w:t>
      </w:r>
      <w:r w:rsidR="00A00C6B" w:rsidRPr="00A00C6B">
        <w:rPr>
          <w:vertAlign w:val="subscript"/>
        </w:rPr>
        <w:t>different</w:t>
      </w:r>
      <w:proofErr w:type="spellEnd"/>
      <w:r w:rsidR="00355BEA" w:rsidRPr="0042773F">
        <w:t xml:space="preserve"> condition</w:t>
      </w:r>
      <w:r w:rsidR="00692F45" w:rsidRPr="0042773F">
        <w:t>.</w:t>
      </w:r>
    </w:p>
    <w:p w14:paraId="06C5AEB9" w14:textId="08B7D637" w:rsidR="00B27699" w:rsidRDefault="009B726F" w:rsidP="00DF2EEC">
      <w:pPr>
        <w:widowControl w:val="0"/>
        <w:autoSpaceDE w:val="0"/>
        <w:autoSpaceDN w:val="0"/>
        <w:adjustRightInd w:val="0"/>
        <w:spacing w:line="480" w:lineRule="auto"/>
        <w:ind w:right="-720" w:firstLine="720"/>
        <w:rPr>
          <w:ins w:id="430" w:author="Wilmott, James" w:date="2022-01-05T12:31:00Z"/>
        </w:rPr>
      </w:pPr>
      <w:r w:rsidRPr="0042773F">
        <w:t>Figure 3B depicts mean reaction time for each two-target trial type.</w:t>
      </w:r>
      <w:r w:rsidR="00AE0654" w:rsidRPr="0042773F" w:rsidDel="00AE0654">
        <w:t xml:space="preserve"> </w:t>
      </w:r>
      <w:r w:rsidR="000840AF" w:rsidRPr="0042773F">
        <w:t>I</w:t>
      </w:r>
      <w:r w:rsidR="00AE0654" w:rsidRPr="0042773F">
        <w:t>n accord</w:t>
      </w:r>
      <w:r w:rsidR="000840AF" w:rsidRPr="0042773F">
        <w:t xml:space="preserve"> with </w:t>
      </w:r>
      <w:r w:rsidR="00AE0654" w:rsidRPr="0042773F">
        <w:t xml:space="preserve">the </w:t>
      </w:r>
      <w:r w:rsidR="000840AF" w:rsidRPr="0042773F">
        <w:t>prediction</w:t>
      </w:r>
      <w:r w:rsidR="00AE0654" w:rsidRPr="0042773F">
        <w:t>s</w:t>
      </w:r>
      <w:r w:rsidR="000840AF" w:rsidRPr="0042773F">
        <w:t xml:space="preserve"> of </w:t>
      </w:r>
      <w:r w:rsidR="00AE0654" w:rsidRPr="0042773F">
        <w:t>a r</w:t>
      </w:r>
      <w:r w:rsidR="000840AF" w:rsidRPr="0042773F">
        <w:t>esponse</w:t>
      </w:r>
      <w:r w:rsidR="00AE0654" w:rsidRPr="0042773F">
        <w:t xml:space="preserve"> competition,</w:t>
      </w:r>
      <w:r w:rsidR="000840AF" w:rsidRPr="0042773F">
        <w:t xml:space="preserve"> we observed that </w:t>
      </w:r>
      <w:r w:rsidR="007A603A" w:rsidRPr="0042773F">
        <w:t>reaction time</w:t>
      </w:r>
      <w:r w:rsidR="00562743" w:rsidRPr="0042773F">
        <w:t xml:space="preserve"> in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3F21E4" w:rsidRPr="0042773F">
        <w:t xml:space="preserve">condition </w:t>
      </w:r>
      <w:r w:rsidR="00562743" w:rsidRPr="0042773F">
        <w:t xml:space="preserve">was faster than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562743" w:rsidRPr="0042773F">
        <w:t>condition</w:t>
      </w:r>
      <w:r w:rsidR="005B3592" w:rsidRPr="0042773F">
        <w:t>,</w:t>
      </w:r>
      <w:r w:rsidR="00685EEA" w:rsidRPr="0042773F">
        <w:t xml:space="preserve"> while similar to the </w:t>
      </w:r>
      <w:proofErr w:type="spellStart"/>
      <w:r w:rsidR="00A00C6B" w:rsidRPr="0042773F">
        <w:t>S</w:t>
      </w:r>
      <w:r w:rsidR="00A00C6B" w:rsidRPr="00A00C6B">
        <w:rPr>
          <w:vertAlign w:val="subscript"/>
        </w:rPr>
        <w:t>same</w:t>
      </w:r>
      <w:proofErr w:type="spellEnd"/>
      <w:r w:rsidR="00685EEA" w:rsidRPr="0042773F" w:rsidDel="001E7B71">
        <w:t xml:space="preserve"> </w:t>
      </w:r>
      <w:r w:rsidR="00685EEA" w:rsidRPr="0042773F">
        <w:t xml:space="preserve">- </w:t>
      </w:r>
      <w:proofErr w:type="spellStart"/>
      <w:r w:rsidR="00A00C6B" w:rsidRPr="0042773F">
        <w:t>R</w:t>
      </w:r>
      <w:r w:rsidR="00A00C6B" w:rsidRPr="00A00C6B">
        <w:rPr>
          <w:vertAlign w:val="subscript"/>
        </w:rPr>
        <w:t>same</w:t>
      </w:r>
      <w:proofErr w:type="spellEnd"/>
      <w:r w:rsidR="00685EEA" w:rsidRPr="0042773F">
        <w:t xml:space="preserve"> </w:t>
      </w:r>
      <w:r w:rsidR="00472165" w:rsidRPr="0042773F">
        <w:t>condition</w:t>
      </w:r>
      <w:r w:rsidR="00562743" w:rsidRPr="0042773F">
        <w:t xml:space="preserve">. </w:t>
      </w:r>
      <w:r w:rsidR="00B55798" w:rsidRPr="0042773F">
        <w:t xml:space="preserve">An ANOVA revealed </w:t>
      </w:r>
      <w:r w:rsidR="00853047" w:rsidRPr="0042773F">
        <w:t xml:space="preserve">a significant main effect of </w:t>
      </w:r>
      <w:r w:rsidR="00B55798" w:rsidRPr="0042773F">
        <w:t xml:space="preserve">trial </w:t>
      </w:r>
      <w:r w:rsidR="00D81BB5" w:rsidRPr="0042773F">
        <w:t>t</w:t>
      </w:r>
      <w:r w:rsidR="00FF44DB" w:rsidRPr="0042773F">
        <w:t xml:space="preserve">ype </w:t>
      </w:r>
      <w:r w:rsidR="00853047" w:rsidRPr="0042773F">
        <w:t>(</w:t>
      </w:r>
      <w:r w:rsidR="00853047" w:rsidRPr="0042773F">
        <w:rPr>
          <w:i/>
          <w:iCs/>
        </w:rPr>
        <w:t>F</w:t>
      </w:r>
      <w:r w:rsidR="00853047" w:rsidRPr="0042773F">
        <w:rPr>
          <w:vertAlign w:val="subscript"/>
        </w:rPr>
        <w:t>2,17</w:t>
      </w:r>
      <w:r w:rsidR="00853047" w:rsidRPr="0042773F">
        <w:t xml:space="preserve"> = 12.36, </w:t>
      </w:r>
      <w:r w:rsidR="00853047" w:rsidRPr="0042773F">
        <w:rPr>
          <w:i/>
          <w:iCs/>
        </w:rPr>
        <w:t>p</w:t>
      </w:r>
      <w:r w:rsidR="00853047" w:rsidRPr="0042773F">
        <w:t xml:space="preserve"> &lt; 0.001, </w:t>
      </w:r>
      <w:r w:rsidR="00853047" w:rsidRPr="0042773F">
        <w:rPr>
          <w:i/>
        </w:rPr>
        <w:sym w:font="Symbol" w:char="F068"/>
      </w:r>
      <w:r w:rsidR="00853047" w:rsidRPr="0042773F">
        <w:rPr>
          <w:i/>
          <w:vertAlign w:val="superscript"/>
        </w:rPr>
        <w:t>2</w:t>
      </w:r>
      <w:r w:rsidR="00853047" w:rsidRPr="0042773F">
        <w:t xml:space="preserve"> = 0.05).</w:t>
      </w:r>
      <w:r w:rsidR="006532C0" w:rsidRPr="0042773F">
        <w:t xml:space="preserve"> </w:t>
      </w:r>
      <w:r w:rsidR="00853047" w:rsidRPr="0042773F">
        <w:t xml:space="preserve">Pairwise </w:t>
      </w:r>
      <w:r w:rsidR="00853047" w:rsidRPr="0042773F">
        <w:lastRenderedPageBreak/>
        <w:t xml:space="preserve">comparisons revealed </w:t>
      </w:r>
      <w:r w:rsidR="000840AF" w:rsidRPr="0042773F">
        <w:t xml:space="preserve">that it </w:t>
      </w:r>
      <w:r w:rsidR="000C1C91" w:rsidRPr="0042773F">
        <w:t>was</w:t>
      </w:r>
      <w:r w:rsidR="00853047" w:rsidRPr="0042773F">
        <w:t xml:space="preserve"> driven by </w:t>
      </w:r>
      <w:r w:rsidR="0010028B" w:rsidRPr="0042773F">
        <w:t xml:space="preserve">faster </w:t>
      </w:r>
      <w:r w:rsidR="007A603A" w:rsidRPr="0042773F">
        <w:t>reaction time</w:t>
      </w:r>
      <w:r w:rsidR="0010028B" w:rsidRPr="0042773F">
        <w:t xml:space="preserve">s for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0840AF" w:rsidRPr="0042773F">
        <w:t>(middle) r</w:t>
      </w:r>
      <w:r w:rsidR="0010028B" w:rsidRPr="0042773F">
        <w:t xml:space="preserve">elative to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10028B" w:rsidRPr="0042773F">
        <w:t xml:space="preserve">condition </w:t>
      </w:r>
      <w:r w:rsidR="000840AF" w:rsidRPr="0042773F">
        <w:t>(</w:t>
      </w:r>
      <w:r w:rsidR="00EA4F60" w:rsidRPr="0042773F">
        <w:t xml:space="preserve">right; </w:t>
      </w:r>
      <w:r w:rsidR="0010028B" w:rsidRPr="0042773F">
        <w:rPr>
          <w:i/>
          <w:iCs/>
        </w:rPr>
        <w:t>t</w:t>
      </w:r>
      <w:r w:rsidR="0010028B" w:rsidRPr="0042773F">
        <w:rPr>
          <w:vertAlign w:val="subscript"/>
        </w:rPr>
        <w:t>17</w:t>
      </w:r>
      <w:r w:rsidR="0010028B" w:rsidRPr="0042773F">
        <w:t xml:space="preserve"> = 6.43, </w:t>
      </w:r>
      <w:r w:rsidR="0010028B" w:rsidRPr="0042773F">
        <w:rPr>
          <w:i/>
          <w:iCs/>
        </w:rPr>
        <w:t>p</w:t>
      </w:r>
      <w:r w:rsidR="0010028B" w:rsidRPr="0042773F">
        <w:t xml:space="preserve"> &lt; 0.0</w:t>
      </w:r>
      <w:r w:rsidR="001421F4" w:rsidRPr="0042773F">
        <w:t>05</w:t>
      </w:r>
      <w:r w:rsidR="0010028B" w:rsidRPr="0042773F">
        <w:t>,</w:t>
      </w:r>
      <w:r w:rsidR="0010028B" w:rsidRPr="0042773F">
        <w:rPr>
          <w:i/>
          <w:iCs/>
        </w:rPr>
        <w:t xml:space="preserve"> d</w:t>
      </w:r>
      <w:r w:rsidR="0010028B" w:rsidRPr="0042773F">
        <w:t xml:space="preserve"> = </w:t>
      </w:r>
      <w:del w:id="431" w:author="Wilmott, James" w:date="2021-12-28T15:04:00Z">
        <w:r w:rsidR="0010028B" w:rsidRPr="00B21624" w:rsidDel="00B21624">
          <w:rPr>
            <w:color w:val="FF0000"/>
            <w:rPrChange w:id="432" w:author="Wilmott, James" w:date="2021-12-28T15:04:00Z">
              <w:rPr/>
            </w:rPrChange>
          </w:rPr>
          <w:delText>2.14</w:delText>
        </w:r>
      </w:del>
      <w:ins w:id="433" w:author="Wilmott, James" w:date="2021-12-28T15:04:00Z">
        <w:r w:rsidR="00B21624" w:rsidRPr="00B21624">
          <w:rPr>
            <w:color w:val="FF0000"/>
            <w:rPrChange w:id="434" w:author="Wilmott, James" w:date="2021-12-28T15:04:00Z">
              <w:rPr/>
            </w:rPrChange>
          </w:rPr>
          <w:t>1.52</w:t>
        </w:r>
      </w:ins>
      <w:r w:rsidR="0010028B" w:rsidRPr="0042773F">
        <w:t>)</w:t>
      </w:r>
      <w:r w:rsidR="000840AF" w:rsidRPr="0042773F">
        <w:t>, w</w:t>
      </w:r>
      <w:r w:rsidR="00F35BF6" w:rsidRPr="0042773F">
        <w:t>ith</w:t>
      </w:r>
      <w:r w:rsidR="000840AF" w:rsidRPr="0042773F">
        <w:t xml:space="preserve"> no significant difference between </w:t>
      </w:r>
      <w:r w:rsidR="00D248E8" w:rsidRPr="0042773F">
        <w:t xml:space="preserve">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545919" w:rsidRPr="0042773F">
        <w:t>-</w:t>
      </w:r>
      <w:r w:rsidR="00EA4F60" w:rsidRPr="0042773F">
        <w:t xml:space="preserve"> </w:t>
      </w:r>
      <w:proofErr w:type="spellStart"/>
      <w:r w:rsidR="00A00C6B" w:rsidRPr="0042773F">
        <w:t>R</w:t>
      </w:r>
      <w:r w:rsidR="00A00C6B" w:rsidRPr="00A00C6B">
        <w:rPr>
          <w:vertAlign w:val="subscript"/>
        </w:rPr>
        <w:t>same</w:t>
      </w:r>
      <w:proofErr w:type="spellEnd"/>
      <w:r w:rsidR="003667DB" w:rsidRPr="0042773F">
        <w:t xml:space="preserve"> (middle)</w:t>
      </w:r>
      <w:r w:rsidR="00EA4F60" w:rsidRPr="0042773F">
        <w:t xml:space="preserve"> </w:t>
      </w:r>
      <w:r w:rsidR="000840AF" w:rsidRPr="0042773F">
        <w:t>and</w:t>
      </w:r>
      <w:r w:rsidR="00224BB8" w:rsidRPr="0042773F">
        <w:t xml:space="preserve"> </w:t>
      </w:r>
      <w:proofErr w:type="spellStart"/>
      <w:r w:rsidR="00A00C6B" w:rsidRPr="0042773F">
        <w:t>S</w:t>
      </w:r>
      <w:r w:rsidR="00A00C6B" w:rsidRPr="00A00C6B">
        <w:rPr>
          <w:vertAlign w:val="subscript"/>
        </w:rPr>
        <w:t>same</w:t>
      </w:r>
      <w:proofErr w:type="spellEnd"/>
      <w:r w:rsidR="00EA4F60" w:rsidRPr="0042773F" w:rsidDel="001E7B71">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224BB8" w:rsidRPr="0042773F">
        <w:t>condition</w:t>
      </w:r>
      <w:r w:rsidR="00EA15BD" w:rsidRPr="0042773F">
        <w:t xml:space="preserve"> </w:t>
      </w:r>
      <w:r w:rsidR="000840AF" w:rsidRPr="0042773F">
        <w:t>(</w:t>
      </w:r>
      <w:r w:rsidR="00927FFC" w:rsidRPr="0042773F">
        <w:t xml:space="preserve">left; </w:t>
      </w:r>
      <w:r w:rsidR="00853047" w:rsidRPr="0042773F">
        <w:rPr>
          <w:i/>
          <w:iCs/>
        </w:rPr>
        <w:t>t</w:t>
      </w:r>
      <w:r w:rsidR="00853047" w:rsidRPr="0042773F">
        <w:rPr>
          <w:vertAlign w:val="subscript"/>
        </w:rPr>
        <w:t>17</w:t>
      </w:r>
      <w:r w:rsidR="00853047" w:rsidRPr="0042773F">
        <w:t xml:space="preserve"> = 2.24, </w:t>
      </w:r>
      <w:r w:rsidR="00853047" w:rsidRPr="0042773F">
        <w:rPr>
          <w:i/>
          <w:iCs/>
        </w:rPr>
        <w:t>p</w:t>
      </w:r>
      <w:r w:rsidR="00853047" w:rsidRPr="0042773F">
        <w:t xml:space="preserve"> &gt; 0.</w:t>
      </w:r>
      <w:del w:id="435" w:author="Wilmott, James" w:date="2021-12-28T15:06:00Z">
        <w:r w:rsidR="00853047" w:rsidRPr="00C148C8" w:rsidDel="00C148C8">
          <w:rPr>
            <w:color w:val="FF0000"/>
            <w:rPrChange w:id="436" w:author="Wilmott, James" w:date="2021-12-28T15:06:00Z">
              <w:rPr/>
            </w:rPrChange>
          </w:rPr>
          <w:delText>0</w:delText>
        </w:r>
        <w:r w:rsidR="00317FFB" w:rsidRPr="00C148C8" w:rsidDel="00C148C8">
          <w:rPr>
            <w:color w:val="FF0000"/>
            <w:rPrChange w:id="437" w:author="Wilmott, James" w:date="2021-12-28T15:06:00Z">
              <w:rPr/>
            </w:rPrChange>
          </w:rPr>
          <w:delText>5</w:delText>
        </w:r>
      </w:del>
      <w:ins w:id="438" w:author="Wilmott, James" w:date="2021-12-28T15:06:00Z">
        <w:r w:rsidR="00C148C8" w:rsidRPr="00C148C8">
          <w:rPr>
            <w:color w:val="FF0000"/>
            <w:rPrChange w:id="439" w:author="Wilmott, James" w:date="2021-12-28T15:06:00Z">
              <w:rPr/>
            </w:rPrChange>
          </w:rPr>
          <w:t>1</w:t>
        </w:r>
      </w:ins>
      <w:r w:rsidR="00853047" w:rsidRPr="0042773F">
        <w:t>,</w:t>
      </w:r>
      <w:r w:rsidR="00853047" w:rsidRPr="0042773F">
        <w:rPr>
          <w:i/>
          <w:iCs/>
        </w:rPr>
        <w:t xml:space="preserve"> d</w:t>
      </w:r>
      <w:r w:rsidR="00853047" w:rsidRPr="0042773F">
        <w:t xml:space="preserve"> = </w:t>
      </w:r>
      <w:r w:rsidR="00853047" w:rsidRPr="00FA5BBB">
        <w:rPr>
          <w:color w:val="FF0000"/>
          <w:rPrChange w:id="440" w:author="Wilmott, James" w:date="2021-12-28T15:05:00Z">
            <w:rPr/>
          </w:rPrChange>
        </w:rPr>
        <w:t>0.</w:t>
      </w:r>
      <w:del w:id="441" w:author="Wilmott, James" w:date="2021-12-28T15:05:00Z">
        <w:r w:rsidR="00853047" w:rsidRPr="00FA5BBB" w:rsidDel="00FA5BBB">
          <w:rPr>
            <w:color w:val="FF0000"/>
            <w:rPrChange w:id="442" w:author="Wilmott, James" w:date="2021-12-28T15:05:00Z">
              <w:rPr/>
            </w:rPrChange>
          </w:rPr>
          <w:delText>75</w:delText>
        </w:r>
      </w:del>
      <w:ins w:id="443" w:author="Wilmott, James" w:date="2021-12-28T15:05:00Z">
        <w:r w:rsidR="00FA5BBB" w:rsidRPr="00FA5BBB">
          <w:rPr>
            <w:color w:val="FF0000"/>
            <w:rPrChange w:id="444" w:author="Wilmott, James" w:date="2021-12-28T15:05:00Z">
              <w:rPr/>
            </w:rPrChange>
          </w:rPr>
          <w:t>53</w:t>
        </w:r>
      </w:ins>
      <w:r w:rsidR="00853047" w:rsidRPr="0042773F">
        <w:t xml:space="preserve">) </w:t>
      </w:r>
      <w:r w:rsidR="00D16355" w:rsidRPr="0042773F">
        <w:t>after correction for multiple comparisons</w:t>
      </w:r>
      <w:r w:rsidR="00071290" w:rsidRPr="0042773F">
        <w:t>.</w:t>
      </w:r>
      <w:r w:rsidR="00E56FC0" w:rsidRPr="0042773F">
        <w:t xml:space="preserve"> The </w:t>
      </w:r>
      <w:r w:rsidR="00FA2F47" w:rsidRPr="0042773F">
        <w:t xml:space="preserve">t-test comparing </w:t>
      </w:r>
      <w:r w:rsidR="00527841" w:rsidRPr="0042773F">
        <w:t xml:space="preserve">the </w:t>
      </w:r>
      <w:proofErr w:type="spellStart"/>
      <w:r w:rsidR="00A00C6B" w:rsidRPr="0042773F">
        <w:t>S</w:t>
      </w:r>
      <w:r w:rsidR="00A00C6B" w:rsidRPr="00A00C6B">
        <w:rPr>
          <w:vertAlign w:val="subscript"/>
        </w:rPr>
        <w:t>same</w:t>
      </w:r>
      <w:proofErr w:type="spellEnd"/>
      <w:r w:rsidR="00EA4F60" w:rsidRPr="0042773F" w:rsidDel="001E7B71">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F40CCF" w:rsidRPr="0042773F">
        <w:t xml:space="preserve">condition </w:t>
      </w:r>
      <w:r w:rsidR="00541ABF" w:rsidRPr="0042773F">
        <w:t xml:space="preserve">and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541ABF" w:rsidRPr="0042773F">
        <w:t>condition</w:t>
      </w:r>
      <w:r w:rsidR="00853047" w:rsidRPr="0042773F">
        <w:t xml:space="preserve"> (</w:t>
      </w:r>
      <w:r w:rsidR="00853047" w:rsidRPr="0042773F">
        <w:rPr>
          <w:i/>
          <w:iCs/>
        </w:rPr>
        <w:t>t</w:t>
      </w:r>
      <w:r w:rsidR="00853047" w:rsidRPr="0042773F">
        <w:rPr>
          <w:vertAlign w:val="subscript"/>
        </w:rPr>
        <w:t>17</w:t>
      </w:r>
      <w:r w:rsidR="00853047" w:rsidRPr="0042773F">
        <w:t xml:space="preserve"> = 2.29, </w:t>
      </w:r>
      <w:r w:rsidR="00853047" w:rsidRPr="0042773F">
        <w:rPr>
          <w:i/>
          <w:iCs/>
        </w:rPr>
        <w:t>p</w:t>
      </w:r>
      <w:r w:rsidR="00853047" w:rsidRPr="0042773F">
        <w:t xml:space="preserve"> &gt; 0.</w:t>
      </w:r>
      <w:del w:id="445" w:author="Wilmott, James" w:date="2021-12-28T15:06:00Z">
        <w:r w:rsidR="00853047" w:rsidRPr="00C148C8" w:rsidDel="00C148C8">
          <w:rPr>
            <w:color w:val="FF0000"/>
            <w:rPrChange w:id="446" w:author="Wilmott, James" w:date="2021-12-28T15:06:00Z">
              <w:rPr/>
            </w:rPrChange>
          </w:rPr>
          <w:delText>0</w:delText>
        </w:r>
        <w:r w:rsidR="007E003C" w:rsidRPr="00C148C8" w:rsidDel="00C148C8">
          <w:rPr>
            <w:color w:val="FF0000"/>
            <w:rPrChange w:id="447" w:author="Wilmott, James" w:date="2021-12-28T15:06:00Z">
              <w:rPr/>
            </w:rPrChange>
          </w:rPr>
          <w:delText>5</w:delText>
        </w:r>
      </w:del>
      <w:ins w:id="448" w:author="Wilmott, James" w:date="2021-12-28T15:06:00Z">
        <w:r w:rsidR="00C148C8" w:rsidRPr="00C148C8">
          <w:rPr>
            <w:color w:val="FF0000"/>
            <w:rPrChange w:id="449" w:author="Wilmott, James" w:date="2021-12-28T15:06:00Z">
              <w:rPr/>
            </w:rPrChange>
          </w:rPr>
          <w:t>1</w:t>
        </w:r>
      </w:ins>
      <w:r w:rsidR="00853047" w:rsidRPr="0042773F">
        <w:t>,</w:t>
      </w:r>
      <w:r w:rsidR="00853047" w:rsidRPr="0042773F">
        <w:rPr>
          <w:i/>
          <w:iCs/>
        </w:rPr>
        <w:t xml:space="preserve"> d</w:t>
      </w:r>
      <w:r w:rsidR="00853047" w:rsidRPr="0042773F">
        <w:t xml:space="preserve"> = </w:t>
      </w:r>
      <w:r w:rsidR="00853047" w:rsidRPr="00FA5BBB">
        <w:rPr>
          <w:color w:val="FF0000"/>
          <w:rPrChange w:id="450" w:author="Wilmott, James" w:date="2021-12-28T15:05:00Z">
            <w:rPr/>
          </w:rPrChange>
        </w:rPr>
        <w:t>0.</w:t>
      </w:r>
      <w:del w:id="451" w:author="Wilmott, James" w:date="2021-12-28T15:05:00Z">
        <w:r w:rsidR="00853047" w:rsidRPr="00FA5BBB" w:rsidDel="00FA5BBB">
          <w:rPr>
            <w:color w:val="FF0000"/>
            <w:rPrChange w:id="452" w:author="Wilmott, James" w:date="2021-12-28T15:05:00Z">
              <w:rPr/>
            </w:rPrChange>
          </w:rPr>
          <w:delText>76</w:delText>
        </w:r>
      </w:del>
      <w:ins w:id="453" w:author="Wilmott, James" w:date="2021-12-28T15:05:00Z">
        <w:r w:rsidR="00FA5BBB" w:rsidRPr="00FA5BBB">
          <w:rPr>
            <w:color w:val="FF0000"/>
            <w:rPrChange w:id="454" w:author="Wilmott, James" w:date="2021-12-28T15:05:00Z">
              <w:rPr/>
            </w:rPrChange>
          </w:rPr>
          <w:t>54</w:t>
        </w:r>
      </w:ins>
      <w:r w:rsidR="00853047" w:rsidRPr="0042773F">
        <w:t>)</w:t>
      </w:r>
      <w:r w:rsidR="00874F99" w:rsidRPr="0042773F">
        <w:t xml:space="preserve"> was </w:t>
      </w:r>
      <w:ins w:id="455" w:author="Wilmott, James" w:date="2022-01-05T12:30:00Z">
        <w:r w:rsidR="007975C1">
          <w:t xml:space="preserve">also </w:t>
        </w:r>
      </w:ins>
      <w:r w:rsidR="00874F99" w:rsidRPr="0042773F">
        <w:t>not significant</w:t>
      </w:r>
      <w:r w:rsidR="00853047" w:rsidRPr="0042773F">
        <w:t>.</w:t>
      </w:r>
      <w:r w:rsidR="008C20B4" w:rsidRPr="0042773F">
        <w:t xml:space="preserve"> </w:t>
      </w:r>
    </w:p>
    <w:p w14:paraId="0FA1A87E" w14:textId="491533F0" w:rsidR="00E05F9E" w:rsidRPr="00633FE8" w:rsidRDefault="00DB1A5B" w:rsidP="0041426C">
      <w:pPr>
        <w:widowControl w:val="0"/>
        <w:autoSpaceDE w:val="0"/>
        <w:autoSpaceDN w:val="0"/>
        <w:adjustRightInd w:val="0"/>
        <w:spacing w:line="480" w:lineRule="auto"/>
        <w:ind w:right="-720" w:firstLine="720"/>
        <w:rPr>
          <w:ins w:id="456" w:author="Wilmott, James" w:date="2022-01-05T13:10:00Z"/>
          <w:color w:val="FF0000"/>
          <w:rPrChange w:id="457" w:author="Wilmott, James" w:date="2022-01-05T14:06:00Z">
            <w:rPr>
              <w:ins w:id="458" w:author="Wilmott, James" w:date="2022-01-05T13:10:00Z"/>
            </w:rPr>
          </w:rPrChange>
        </w:rPr>
        <w:pPrChange w:id="459" w:author="Wilmott, James" w:date="2022-01-05T13:54:00Z">
          <w:pPr>
            <w:widowControl w:val="0"/>
            <w:autoSpaceDE w:val="0"/>
            <w:autoSpaceDN w:val="0"/>
            <w:adjustRightInd w:val="0"/>
            <w:spacing w:line="480" w:lineRule="auto"/>
            <w:ind w:right="-720"/>
          </w:pPr>
        </w:pPrChange>
      </w:pPr>
      <w:ins w:id="460" w:author="Wilmott, James" w:date="2022-01-05T12:57:00Z">
        <w:r w:rsidRPr="00633FE8">
          <w:rPr>
            <w:color w:val="FF0000"/>
            <w:rPrChange w:id="461" w:author="Wilmott, James" w:date="2022-01-05T14:06:00Z">
              <w:rPr/>
            </w:rPrChange>
          </w:rPr>
          <w:t>It is worth noting t</w:t>
        </w:r>
      </w:ins>
      <w:ins w:id="462" w:author="Wilmott, James" w:date="2022-01-05T12:58:00Z">
        <w:r w:rsidRPr="00633FE8">
          <w:rPr>
            <w:color w:val="FF0000"/>
            <w:rPrChange w:id="463" w:author="Wilmott, James" w:date="2022-01-05T14:06:00Z">
              <w:rPr/>
            </w:rPrChange>
          </w:rPr>
          <w:t xml:space="preserve">hat the response competition hypothesis also predicts a significant difference between the </w:t>
        </w:r>
        <w:proofErr w:type="spellStart"/>
        <w:r w:rsidRPr="00633FE8">
          <w:rPr>
            <w:color w:val="FF0000"/>
            <w:rPrChange w:id="464" w:author="Wilmott, James" w:date="2022-01-05T14:06:00Z">
              <w:rPr/>
            </w:rPrChange>
          </w:rPr>
          <w:t>S</w:t>
        </w:r>
        <w:r w:rsidRPr="00633FE8">
          <w:rPr>
            <w:color w:val="FF0000"/>
            <w:vertAlign w:val="subscript"/>
            <w:rPrChange w:id="465" w:author="Wilmott, James" w:date="2022-01-05T14:06:00Z">
              <w:rPr>
                <w:vertAlign w:val="subscript"/>
              </w:rPr>
            </w:rPrChange>
          </w:rPr>
          <w:t>same</w:t>
        </w:r>
        <w:proofErr w:type="spellEnd"/>
        <w:r w:rsidRPr="00633FE8" w:rsidDel="001E7B71">
          <w:rPr>
            <w:color w:val="FF0000"/>
            <w:rPrChange w:id="466" w:author="Wilmott, James" w:date="2022-01-05T14:06:00Z">
              <w:rPr/>
            </w:rPrChange>
          </w:rPr>
          <w:t xml:space="preserve"> </w:t>
        </w:r>
        <w:r w:rsidRPr="00633FE8">
          <w:rPr>
            <w:color w:val="FF0000"/>
            <w:rPrChange w:id="467" w:author="Wilmott, James" w:date="2022-01-05T14:06:00Z">
              <w:rPr/>
            </w:rPrChange>
          </w:rPr>
          <w:t xml:space="preserve">- </w:t>
        </w:r>
        <w:proofErr w:type="spellStart"/>
        <w:r w:rsidRPr="00633FE8">
          <w:rPr>
            <w:color w:val="FF0000"/>
            <w:rPrChange w:id="468" w:author="Wilmott, James" w:date="2022-01-05T14:06:00Z">
              <w:rPr/>
            </w:rPrChange>
          </w:rPr>
          <w:t>R</w:t>
        </w:r>
        <w:r w:rsidRPr="00633FE8">
          <w:rPr>
            <w:color w:val="FF0000"/>
            <w:vertAlign w:val="subscript"/>
            <w:rPrChange w:id="469" w:author="Wilmott, James" w:date="2022-01-05T14:06:00Z">
              <w:rPr>
                <w:vertAlign w:val="subscript"/>
              </w:rPr>
            </w:rPrChange>
          </w:rPr>
          <w:t>same</w:t>
        </w:r>
        <w:proofErr w:type="spellEnd"/>
        <w:r w:rsidRPr="00633FE8">
          <w:rPr>
            <w:color w:val="FF0000"/>
            <w:rPrChange w:id="470" w:author="Wilmott, James" w:date="2022-01-05T14:06:00Z">
              <w:rPr/>
            </w:rPrChange>
          </w:rPr>
          <w:t xml:space="preserve"> and the </w:t>
        </w:r>
        <w:proofErr w:type="spellStart"/>
        <w:r w:rsidRPr="00633FE8">
          <w:rPr>
            <w:color w:val="FF0000"/>
            <w:rPrChange w:id="471" w:author="Wilmott, James" w:date="2022-01-05T14:06:00Z">
              <w:rPr/>
            </w:rPrChange>
          </w:rPr>
          <w:t>S</w:t>
        </w:r>
        <w:r w:rsidRPr="00633FE8">
          <w:rPr>
            <w:color w:val="FF0000"/>
            <w:vertAlign w:val="subscript"/>
            <w:rPrChange w:id="472" w:author="Wilmott, James" w:date="2022-01-05T14:06:00Z">
              <w:rPr>
                <w:vertAlign w:val="subscript"/>
              </w:rPr>
            </w:rPrChange>
          </w:rPr>
          <w:t>different</w:t>
        </w:r>
        <w:proofErr w:type="spellEnd"/>
        <w:r w:rsidRPr="00633FE8">
          <w:rPr>
            <w:color w:val="FF0000"/>
            <w:vertAlign w:val="subscript"/>
            <w:rPrChange w:id="473" w:author="Wilmott, James" w:date="2022-01-05T14:06:00Z">
              <w:rPr>
                <w:vertAlign w:val="subscript"/>
              </w:rPr>
            </w:rPrChange>
          </w:rPr>
          <w:t xml:space="preserve"> </w:t>
        </w:r>
        <w:r w:rsidRPr="00633FE8">
          <w:rPr>
            <w:color w:val="FF0000"/>
            <w:rPrChange w:id="474" w:author="Wilmott, James" w:date="2022-01-05T14:06:00Z">
              <w:rPr/>
            </w:rPrChange>
          </w:rPr>
          <w:t xml:space="preserve">- </w:t>
        </w:r>
        <w:proofErr w:type="spellStart"/>
        <w:r w:rsidRPr="00633FE8">
          <w:rPr>
            <w:color w:val="FF0000"/>
            <w:rPrChange w:id="475" w:author="Wilmott, James" w:date="2022-01-05T14:06:00Z">
              <w:rPr/>
            </w:rPrChange>
          </w:rPr>
          <w:t>R</w:t>
        </w:r>
        <w:r w:rsidRPr="00633FE8">
          <w:rPr>
            <w:color w:val="FF0000"/>
            <w:vertAlign w:val="subscript"/>
            <w:rPrChange w:id="476" w:author="Wilmott, James" w:date="2022-01-05T14:06:00Z">
              <w:rPr>
                <w:vertAlign w:val="subscript"/>
              </w:rPr>
            </w:rPrChange>
          </w:rPr>
          <w:t>different</w:t>
        </w:r>
        <w:proofErr w:type="spellEnd"/>
        <w:r w:rsidRPr="00633FE8">
          <w:rPr>
            <w:color w:val="FF0000"/>
            <w:rPrChange w:id="477" w:author="Wilmott, James" w:date="2022-01-05T14:06:00Z">
              <w:rPr/>
            </w:rPrChange>
          </w:rPr>
          <w:t xml:space="preserve"> condition</w:t>
        </w:r>
        <w:r w:rsidRPr="00633FE8">
          <w:rPr>
            <w:color w:val="FF0000"/>
            <w:rPrChange w:id="478" w:author="Wilmott, James" w:date="2022-01-05T14:06:00Z">
              <w:rPr/>
            </w:rPrChange>
          </w:rPr>
          <w:t xml:space="preserve">s, which we do not observe here. </w:t>
        </w:r>
      </w:ins>
      <w:ins w:id="479" w:author="Wilmott, James" w:date="2022-01-05T12:59:00Z">
        <w:r w:rsidRPr="00633FE8">
          <w:rPr>
            <w:color w:val="FF0000"/>
            <w:rPrChange w:id="480" w:author="Wilmott, James" w:date="2022-01-05T14:06:00Z">
              <w:rPr/>
            </w:rPrChange>
          </w:rPr>
          <w:t>Moreover, t</w:t>
        </w:r>
      </w:ins>
      <w:ins w:id="481" w:author="Wilmott, James" w:date="2022-01-05T12:58:00Z">
        <w:r w:rsidRPr="00633FE8">
          <w:rPr>
            <w:color w:val="FF0000"/>
            <w:rPrChange w:id="482" w:author="Wilmott, James" w:date="2022-01-05T14:06:00Z">
              <w:rPr/>
            </w:rPrChange>
          </w:rPr>
          <w:t xml:space="preserve">his </w:t>
        </w:r>
      </w:ins>
      <w:ins w:id="483" w:author="Wilmott, James" w:date="2022-01-05T12:59:00Z">
        <w:r w:rsidR="00B40BD7" w:rsidRPr="00633FE8">
          <w:rPr>
            <w:color w:val="FF0000"/>
            <w:rPrChange w:id="484" w:author="Wilmott, James" w:date="2022-01-05T14:06:00Z">
              <w:rPr/>
            </w:rPrChange>
          </w:rPr>
          <w:t>insignificant effect is</w:t>
        </w:r>
        <w:r w:rsidRPr="00633FE8">
          <w:rPr>
            <w:color w:val="FF0000"/>
            <w:rPrChange w:id="485" w:author="Wilmott, James" w:date="2022-01-05T14:06:00Z">
              <w:rPr/>
            </w:rPrChange>
          </w:rPr>
          <w:t xml:space="preserve"> in contrast to the pattern of results obtained in Experiments 1 and 2.</w:t>
        </w:r>
      </w:ins>
      <w:ins w:id="486" w:author="Wilmott, James" w:date="2022-01-05T13:53:00Z">
        <w:r w:rsidR="0041426C" w:rsidRPr="00633FE8">
          <w:rPr>
            <w:color w:val="FF0000"/>
            <w:rPrChange w:id="487" w:author="Wilmott, James" w:date="2022-01-05T14:06:00Z">
              <w:rPr/>
            </w:rPrChange>
          </w:rPr>
          <w:t xml:space="preserve"> </w:t>
        </w:r>
        <w:r w:rsidR="0041426C" w:rsidRPr="00633FE8">
          <w:rPr>
            <w:color w:val="FF0000"/>
            <w:rPrChange w:id="488" w:author="Wilmott, James" w:date="2022-01-05T14:06:00Z">
              <w:rPr/>
            </w:rPrChange>
          </w:rPr>
          <w:t>At first glance, this appears to be evidence against the response competition hypothesis.</w:t>
        </w:r>
        <w:r w:rsidR="0041426C" w:rsidRPr="00633FE8">
          <w:rPr>
            <w:color w:val="FF0000"/>
            <w:rPrChange w:id="489" w:author="Wilmott, James" w:date="2022-01-05T14:06:00Z">
              <w:rPr/>
            </w:rPrChange>
          </w:rPr>
          <w:t xml:space="preserve"> </w:t>
        </w:r>
      </w:ins>
      <w:ins w:id="490" w:author="Wilmott, James" w:date="2022-01-05T13:57:00Z">
        <w:r w:rsidR="007818B1" w:rsidRPr="00633FE8">
          <w:rPr>
            <w:color w:val="FF0000"/>
            <w:rPrChange w:id="491" w:author="Wilmott, James" w:date="2022-01-05T14:06:00Z">
              <w:rPr/>
            </w:rPrChange>
          </w:rPr>
          <w:t>We</w:t>
        </w:r>
      </w:ins>
      <w:ins w:id="492" w:author="Wilmott, James" w:date="2022-01-05T13:54:00Z">
        <w:r w:rsidR="0041426C" w:rsidRPr="00633FE8">
          <w:rPr>
            <w:color w:val="FF0000"/>
            <w:rPrChange w:id="493" w:author="Wilmott, James" w:date="2022-01-05T14:06:00Z">
              <w:rPr/>
            </w:rPrChange>
          </w:rPr>
          <w:t xml:space="preserve"> </w:t>
        </w:r>
      </w:ins>
      <w:ins w:id="494" w:author="Wilmott, James" w:date="2022-01-05T13:30:00Z">
        <w:r w:rsidR="00174974" w:rsidRPr="00633FE8">
          <w:rPr>
            <w:color w:val="FF0000"/>
            <w:rPrChange w:id="495" w:author="Wilmott, James" w:date="2022-01-05T14:06:00Z">
              <w:rPr/>
            </w:rPrChange>
          </w:rPr>
          <w:t>suspect that this result</w:t>
        </w:r>
      </w:ins>
      <w:ins w:id="496" w:author="Wilmott, James" w:date="2022-01-05T13:08:00Z">
        <w:r w:rsidR="00FE5393" w:rsidRPr="00633FE8">
          <w:rPr>
            <w:color w:val="FF0000"/>
            <w:rPrChange w:id="497" w:author="Wilmott, James" w:date="2022-01-05T14:06:00Z">
              <w:rPr/>
            </w:rPrChange>
          </w:rPr>
          <w:t xml:space="preserve"> may </w:t>
        </w:r>
      </w:ins>
      <w:ins w:id="498" w:author="Wilmott, James" w:date="2022-01-05T13:09:00Z">
        <w:r w:rsidR="00FE5393" w:rsidRPr="00633FE8">
          <w:rPr>
            <w:color w:val="FF0000"/>
            <w:rPrChange w:id="499" w:author="Wilmott, James" w:date="2022-01-05T14:06:00Z">
              <w:rPr/>
            </w:rPrChange>
          </w:rPr>
          <w:t xml:space="preserve">occur because of reduced statistical power resulting from </w:t>
        </w:r>
      </w:ins>
      <w:ins w:id="500" w:author="Wilmott, James" w:date="2022-01-05T13:30:00Z">
        <w:r w:rsidR="00877BE0" w:rsidRPr="00633FE8">
          <w:rPr>
            <w:color w:val="FF0000"/>
            <w:rPrChange w:id="501" w:author="Wilmott, James" w:date="2022-01-05T14:06:00Z">
              <w:rPr/>
            </w:rPrChange>
          </w:rPr>
          <w:t>a smaller number of trials in each condition compared to the previous experiments (</w:t>
        </w:r>
      </w:ins>
      <w:ins w:id="502" w:author="Wilmott, James" w:date="2022-01-05T13:45:00Z">
        <w:r w:rsidR="002B3790" w:rsidRPr="00633FE8">
          <w:rPr>
            <w:color w:val="FF0000"/>
            <w:rPrChange w:id="503" w:author="Wilmott, James" w:date="2022-01-05T14:06:00Z">
              <w:rPr/>
            </w:rPrChange>
          </w:rPr>
          <w:t>36</w:t>
        </w:r>
      </w:ins>
      <w:ins w:id="504" w:author="Wilmott, James" w:date="2022-01-05T13:31:00Z">
        <w:r w:rsidR="00877BE0" w:rsidRPr="00633FE8">
          <w:rPr>
            <w:color w:val="FF0000"/>
            <w:rPrChange w:id="505" w:author="Wilmott, James" w:date="2022-01-05T14:06:00Z">
              <w:rPr/>
            </w:rPrChange>
          </w:rPr>
          <w:t xml:space="preserve"> for each condition compared to </w:t>
        </w:r>
      </w:ins>
      <w:ins w:id="506" w:author="Wilmott, James" w:date="2022-01-05T13:49:00Z">
        <w:r w:rsidR="00915EEC" w:rsidRPr="00633FE8">
          <w:rPr>
            <w:color w:val="FF0000"/>
            <w:rPrChange w:id="507" w:author="Wilmott, James" w:date="2022-01-05T14:06:00Z">
              <w:rPr/>
            </w:rPrChange>
          </w:rPr>
          <w:t>90</w:t>
        </w:r>
      </w:ins>
      <w:ins w:id="508" w:author="Wilmott, James" w:date="2022-01-05T13:47:00Z">
        <w:r w:rsidR="001A2DEB" w:rsidRPr="00633FE8">
          <w:rPr>
            <w:color w:val="FF0000"/>
            <w:rPrChange w:id="509" w:author="Wilmott, James" w:date="2022-01-05T14:06:00Z">
              <w:rPr/>
            </w:rPrChange>
          </w:rPr>
          <w:t xml:space="preserve"> and 135 total </w:t>
        </w:r>
        <w:proofErr w:type="spellStart"/>
        <w:r w:rsidR="001A2DEB" w:rsidRPr="00633FE8">
          <w:rPr>
            <w:color w:val="FF0000"/>
            <w:rPrChange w:id="510" w:author="Wilmott, James" w:date="2022-01-05T14:06:00Z">
              <w:rPr/>
            </w:rPrChange>
          </w:rPr>
          <w:t>T</w:t>
        </w:r>
        <w:r w:rsidR="001A2DEB" w:rsidRPr="00633FE8">
          <w:rPr>
            <w:color w:val="FF0000"/>
            <w:vertAlign w:val="subscript"/>
            <w:rPrChange w:id="511" w:author="Wilmott, James" w:date="2022-01-05T14:06:00Z">
              <w:rPr>
                <w:vertAlign w:val="subscript"/>
              </w:rPr>
            </w:rPrChange>
          </w:rPr>
          <w:t>same</w:t>
        </w:r>
        <w:proofErr w:type="spellEnd"/>
        <w:r w:rsidR="001A2DEB" w:rsidRPr="00633FE8">
          <w:rPr>
            <w:color w:val="FF0000"/>
            <w:rPrChange w:id="512" w:author="Wilmott, James" w:date="2022-01-05T14:06:00Z">
              <w:rPr/>
            </w:rPrChange>
          </w:rPr>
          <w:t xml:space="preserve"> and </w:t>
        </w:r>
        <w:proofErr w:type="spellStart"/>
        <w:r w:rsidR="001A2DEB" w:rsidRPr="00633FE8">
          <w:rPr>
            <w:color w:val="FF0000"/>
            <w:rPrChange w:id="513" w:author="Wilmott, James" w:date="2022-01-05T14:06:00Z">
              <w:rPr/>
            </w:rPrChange>
          </w:rPr>
          <w:t>T</w:t>
        </w:r>
        <w:r w:rsidR="001A2DEB" w:rsidRPr="00633FE8">
          <w:rPr>
            <w:color w:val="FF0000"/>
            <w:vertAlign w:val="subscript"/>
            <w:rPrChange w:id="514" w:author="Wilmott, James" w:date="2022-01-05T14:06:00Z">
              <w:rPr>
                <w:vertAlign w:val="subscript"/>
              </w:rPr>
            </w:rPrChange>
          </w:rPr>
          <w:t>different</w:t>
        </w:r>
        <w:proofErr w:type="spellEnd"/>
        <w:r w:rsidR="001A2DEB" w:rsidRPr="00633FE8">
          <w:rPr>
            <w:color w:val="FF0000"/>
            <w:rPrChange w:id="515" w:author="Wilmott, James" w:date="2022-01-05T14:06:00Z">
              <w:rPr/>
            </w:rPrChange>
          </w:rPr>
          <w:t xml:space="preserve"> trials in Experimen</w:t>
        </w:r>
      </w:ins>
      <w:ins w:id="516" w:author="Wilmott, James" w:date="2022-01-05T13:48:00Z">
        <w:r w:rsidR="001A2DEB" w:rsidRPr="00633FE8">
          <w:rPr>
            <w:color w:val="FF0000"/>
            <w:rPrChange w:id="517" w:author="Wilmott, James" w:date="2022-01-05T14:06:00Z">
              <w:rPr/>
            </w:rPrChange>
          </w:rPr>
          <w:t>ts 1 and 2, respectively</w:t>
        </w:r>
      </w:ins>
      <w:ins w:id="518" w:author="Wilmott, James" w:date="2022-01-05T13:30:00Z">
        <w:r w:rsidR="00877BE0" w:rsidRPr="00633FE8">
          <w:rPr>
            <w:color w:val="FF0000"/>
            <w:rPrChange w:id="519" w:author="Wilmott, James" w:date="2022-01-05T14:06:00Z">
              <w:rPr/>
            </w:rPrChange>
          </w:rPr>
          <w:t>)</w:t>
        </w:r>
      </w:ins>
      <w:ins w:id="520" w:author="Wilmott, James" w:date="2022-01-05T14:12:00Z">
        <w:r w:rsidR="00E020B3">
          <w:rPr>
            <w:color w:val="FF0000"/>
          </w:rPr>
          <w:t xml:space="preserve"> rather than a </w:t>
        </w:r>
      </w:ins>
      <w:ins w:id="521" w:author="Wilmott, James" w:date="2022-01-05T14:13:00Z">
        <w:r w:rsidR="00E020B3">
          <w:rPr>
            <w:color w:val="FF0000"/>
          </w:rPr>
          <w:t>true absence of the effect at all</w:t>
        </w:r>
      </w:ins>
      <w:ins w:id="522" w:author="Wilmott, James" w:date="2022-01-05T13:30:00Z">
        <w:r w:rsidR="00877BE0" w:rsidRPr="00633FE8">
          <w:rPr>
            <w:color w:val="FF0000"/>
            <w:rPrChange w:id="523" w:author="Wilmott, James" w:date="2022-01-05T14:06:00Z">
              <w:rPr/>
            </w:rPrChange>
          </w:rPr>
          <w:t>.</w:t>
        </w:r>
      </w:ins>
      <w:ins w:id="524" w:author="Wilmott, James" w:date="2022-01-05T13:49:00Z">
        <w:r w:rsidR="001416A0" w:rsidRPr="00633FE8">
          <w:rPr>
            <w:color w:val="FF0000"/>
            <w:rPrChange w:id="525" w:author="Wilmott, James" w:date="2022-01-05T14:06:00Z">
              <w:rPr/>
            </w:rPrChange>
          </w:rPr>
          <w:t xml:space="preserve"> </w:t>
        </w:r>
      </w:ins>
      <w:ins w:id="526" w:author="Wilmott, James" w:date="2022-01-05T14:13:00Z">
        <w:r w:rsidR="00F31490">
          <w:rPr>
            <w:color w:val="FF0000"/>
          </w:rPr>
          <w:t>Moreove</w:t>
        </w:r>
      </w:ins>
      <w:ins w:id="527" w:author="Wilmott, James" w:date="2022-01-05T13:57:00Z">
        <w:r w:rsidR="007818B1" w:rsidRPr="00633FE8">
          <w:rPr>
            <w:color w:val="FF0000"/>
            <w:rPrChange w:id="528" w:author="Wilmott, James" w:date="2022-01-05T14:06:00Z">
              <w:rPr/>
            </w:rPrChange>
          </w:rPr>
          <w:t xml:space="preserve">r, there are a few reasons to suggest </w:t>
        </w:r>
        <w:proofErr w:type="spellStart"/>
        <w:r w:rsidR="007818B1" w:rsidRPr="00633FE8">
          <w:rPr>
            <w:color w:val="FF0000"/>
            <w:rPrChange w:id="529" w:author="Wilmott, James" w:date="2022-01-05T14:06:00Z">
              <w:rPr/>
            </w:rPrChange>
          </w:rPr>
          <w:t>S</w:t>
        </w:r>
        <w:r w:rsidR="007818B1" w:rsidRPr="00633FE8">
          <w:rPr>
            <w:color w:val="FF0000"/>
            <w:vertAlign w:val="subscript"/>
            <w:rPrChange w:id="530" w:author="Wilmott, James" w:date="2022-01-05T14:06:00Z">
              <w:rPr>
                <w:vertAlign w:val="subscript"/>
              </w:rPr>
            </w:rPrChange>
          </w:rPr>
          <w:t>different</w:t>
        </w:r>
        <w:proofErr w:type="spellEnd"/>
        <w:r w:rsidR="007818B1" w:rsidRPr="00633FE8">
          <w:rPr>
            <w:color w:val="FF0000"/>
            <w:vertAlign w:val="subscript"/>
            <w:rPrChange w:id="531" w:author="Wilmott, James" w:date="2022-01-05T14:06:00Z">
              <w:rPr>
                <w:vertAlign w:val="subscript"/>
              </w:rPr>
            </w:rPrChange>
          </w:rPr>
          <w:t xml:space="preserve"> </w:t>
        </w:r>
        <w:r w:rsidR="007818B1" w:rsidRPr="00633FE8">
          <w:rPr>
            <w:color w:val="FF0000"/>
            <w:rPrChange w:id="532" w:author="Wilmott, James" w:date="2022-01-05T14:06:00Z">
              <w:rPr/>
            </w:rPrChange>
          </w:rPr>
          <w:t xml:space="preserve">- </w:t>
        </w:r>
        <w:proofErr w:type="spellStart"/>
        <w:r w:rsidR="007818B1" w:rsidRPr="00633FE8">
          <w:rPr>
            <w:color w:val="FF0000"/>
            <w:rPrChange w:id="533" w:author="Wilmott, James" w:date="2022-01-05T14:06:00Z">
              <w:rPr/>
            </w:rPrChange>
          </w:rPr>
          <w:t>R</w:t>
        </w:r>
        <w:r w:rsidR="007818B1" w:rsidRPr="00633FE8">
          <w:rPr>
            <w:color w:val="FF0000"/>
            <w:vertAlign w:val="subscript"/>
            <w:rPrChange w:id="534" w:author="Wilmott, James" w:date="2022-01-05T14:06:00Z">
              <w:rPr>
                <w:vertAlign w:val="subscript"/>
              </w:rPr>
            </w:rPrChange>
          </w:rPr>
          <w:t>different</w:t>
        </w:r>
        <w:proofErr w:type="spellEnd"/>
        <w:r w:rsidR="007818B1" w:rsidRPr="00633FE8">
          <w:rPr>
            <w:color w:val="FF0000"/>
            <w:rPrChange w:id="535" w:author="Wilmott, James" w:date="2022-01-05T14:06:00Z">
              <w:rPr/>
            </w:rPrChange>
          </w:rPr>
          <w:t xml:space="preserve"> trials are meaningfully slower than trials</w:t>
        </w:r>
      </w:ins>
      <w:ins w:id="536" w:author="Wilmott, James" w:date="2022-01-05T13:58:00Z">
        <w:r w:rsidR="007818B1" w:rsidRPr="00633FE8">
          <w:rPr>
            <w:color w:val="FF0000"/>
            <w:rPrChange w:id="537" w:author="Wilmott, James" w:date="2022-01-05T14:06:00Z">
              <w:rPr/>
            </w:rPrChange>
          </w:rPr>
          <w:t xml:space="preserve"> where target responses are the same (</w:t>
        </w:r>
      </w:ins>
      <w:proofErr w:type="spellStart"/>
      <w:ins w:id="538" w:author="Wilmott, James" w:date="2022-01-05T13:59:00Z">
        <w:r w:rsidR="000479C0" w:rsidRPr="00633FE8">
          <w:rPr>
            <w:color w:val="FF0000"/>
            <w:rPrChange w:id="539" w:author="Wilmott, James" w:date="2022-01-05T14:06:00Z">
              <w:rPr/>
            </w:rPrChange>
          </w:rPr>
          <w:t>S</w:t>
        </w:r>
        <w:r w:rsidR="000479C0" w:rsidRPr="00633FE8">
          <w:rPr>
            <w:color w:val="FF0000"/>
            <w:vertAlign w:val="subscript"/>
            <w:rPrChange w:id="540" w:author="Wilmott, James" w:date="2022-01-05T14:06:00Z">
              <w:rPr>
                <w:vertAlign w:val="subscript"/>
              </w:rPr>
            </w:rPrChange>
          </w:rPr>
          <w:t>same</w:t>
        </w:r>
        <w:proofErr w:type="spellEnd"/>
        <w:r w:rsidR="000479C0" w:rsidRPr="00633FE8" w:rsidDel="001E7B71">
          <w:rPr>
            <w:color w:val="FF0000"/>
            <w:rPrChange w:id="541" w:author="Wilmott, James" w:date="2022-01-05T14:06:00Z">
              <w:rPr/>
            </w:rPrChange>
          </w:rPr>
          <w:t xml:space="preserve"> </w:t>
        </w:r>
        <w:r w:rsidR="000479C0" w:rsidRPr="00633FE8">
          <w:rPr>
            <w:color w:val="FF0000"/>
            <w:rPrChange w:id="542" w:author="Wilmott, James" w:date="2022-01-05T14:06:00Z">
              <w:rPr/>
            </w:rPrChange>
          </w:rPr>
          <w:t xml:space="preserve">- </w:t>
        </w:r>
        <w:proofErr w:type="spellStart"/>
        <w:r w:rsidR="000479C0" w:rsidRPr="00633FE8">
          <w:rPr>
            <w:color w:val="FF0000"/>
            <w:rPrChange w:id="543" w:author="Wilmott, James" w:date="2022-01-05T14:06:00Z">
              <w:rPr/>
            </w:rPrChange>
          </w:rPr>
          <w:t>R</w:t>
        </w:r>
        <w:r w:rsidR="000479C0" w:rsidRPr="00633FE8">
          <w:rPr>
            <w:color w:val="FF0000"/>
            <w:vertAlign w:val="subscript"/>
            <w:rPrChange w:id="544" w:author="Wilmott, James" w:date="2022-01-05T14:06:00Z">
              <w:rPr>
                <w:vertAlign w:val="subscript"/>
              </w:rPr>
            </w:rPrChange>
          </w:rPr>
          <w:t>same</w:t>
        </w:r>
        <w:proofErr w:type="spellEnd"/>
        <w:r w:rsidR="000479C0" w:rsidRPr="00633FE8">
          <w:rPr>
            <w:color w:val="FF0000"/>
            <w:rPrChange w:id="545" w:author="Wilmott, James" w:date="2022-01-05T14:06:00Z">
              <w:rPr/>
            </w:rPrChange>
          </w:rPr>
          <w:t xml:space="preserve"> and </w:t>
        </w:r>
        <w:proofErr w:type="spellStart"/>
        <w:r w:rsidR="000479C0" w:rsidRPr="00633FE8">
          <w:rPr>
            <w:color w:val="FF0000"/>
            <w:rPrChange w:id="546" w:author="Wilmott, James" w:date="2022-01-05T14:06:00Z">
              <w:rPr/>
            </w:rPrChange>
          </w:rPr>
          <w:t>S</w:t>
        </w:r>
        <w:r w:rsidR="000479C0" w:rsidRPr="00633FE8">
          <w:rPr>
            <w:color w:val="FF0000"/>
            <w:vertAlign w:val="subscript"/>
            <w:rPrChange w:id="547" w:author="Wilmott, James" w:date="2022-01-05T14:06:00Z">
              <w:rPr/>
            </w:rPrChange>
          </w:rPr>
          <w:t>different</w:t>
        </w:r>
        <w:proofErr w:type="spellEnd"/>
        <w:r w:rsidR="000479C0" w:rsidRPr="00633FE8" w:rsidDel="001E7B71">
          <w:rPr>
            <w:color w:val="FF0000"/>
            <w:rPrChange w:id="548" w:author="Wilmott, James" w:date="2022-01-05T14:06:00Z">
              <w:rPr/>
            </w:rPrChange>
          </w:rPr>
          <w:t xml:space="preserve"> </w:t>
        </w:r>
        <w:r w:rsidR="000479C0" w:rsidRPr="00633FE8">
          <w:rPr>
            <w:color w:val="FF0000"/>
            <w:rPrChange w:id="549" w:author="Wilmott, James" w:date="2022-01-05T14:06:00Z">
              <w:rPr/>
            </w:rPrChange>
          </w:rPr>
          <w:t xml:space="preserve">- </w:t>
        </w:r>
        <w:proofErr w:type="spellStart"/>
        <w:r w:rsidR="000479C0" w:rsidRPr="00633FE8">
          <w:rPr>
            <w:color w:val="FF0000"/>
            <w:rPrChange w:id="550" w:author="Wilmott, James" w:date="2022-01-05T14:06:00Z">
              <w:rPr/>
            </w:rPrChange>
          </w:rPr>
          <w:t>R</w:t>
        </w:r>
        <w:r w:rsidR="000479C0" w:rsidRPr="00633FE8">
          <w:rPr>
            <w:color w:val="FF0000"/>
            <w:vertAlign w:val="subscript"/>
            <w:rPrChange w:id="551" w:author="Wilmott, James" w:date="2022-01-05T14:06:00Z">
              <w:rPr>
                <w:vertAlign w:val="subscript"/>
              </w:rPr>
            </w:rPrChange>
          </w:rPr>
          <w:t>same</w:t>
        </w:r>
      </w:ins>
      <w:proofErr w:type="spellEnd"/>
      <w:ins w:id="552" w:author="Wilmott, James" w:date="2022-01-05T13:58:00Z">
        <w:r w:rsidR="007818B1" w:rsidRPr="00633FE8">
          <w:rPr>
            <w:color w:val="FF0000"/>
            <w:rPrChange w:id="553" w:author="Wilmott, James" w:date="2022-01-05T14:06:00Z">
              <w:rPr/>
            </w:rPrChange>
          </w:rPr>
          <w:t>)</w:t>
        </w:r>
      </w:ins>
      <w:ins w:id="554" w:author="Wilmott, James" w:date="2022-01-05T13:57:00Z">
        <w:r w:rsidR="007818B1" w:rsidRPr="00633FE8">
          <w:rPr>
            <w:color w:val="FF0000"/>
            <w:rPrChange w:id="555" w:author="Wilmott, James" w:date="2022-01-05T14:06:00Z">
              <w:rPr/>
            </w:rPrChange>
          </w:rPr>
          <w:t xml:space="preserve"> even in the absence of </w:t>
        </w:r>
      </w:ins>
      <w:ins w:id="556" w:author="Wilmott, James" w:date="2022-01-05T13:58:00Z">
        <w:r w:rsidR="007818B1" w:rsidRPr="00633FE8">
          <w:rPr>
            <w:color w:val="FF0000"/>
            <w:rPrChange w:id="557" w:author="Wilmott, James" w:date="2022-01-05T14:06:00Z">
              <w:rPr/>
            </w:rPrChange>
          </w:rPr>
          <w:t>this</w:t>
        </w:r>
      </w:ins>
      <w:ins w:id="558" w:author="Wilmott, James" w:date="2022-01-05T13:57:00Z">
        <w:r w:rsidR="007818B1" w:rsidRPr="00633FE8">
          <w:rPr>
            <w:color w:val="FF0000"/>
            <w:rPrChange w:id="559" w:author="Wilmott, James" w:date="2022-01-05T14:06:00Z">
              <w:rPr/>
            </w:rPrChange>
          </w:rPr>
          <w:t xml:space="preserve"> significant </w:t>
        </w:r>
      </w:ins>
      <w:ins w:id="560" w:author="Wilmott, James" w:date="2022-01-05T13:58:00Z">
        <w:r w:rsidR="007818B1" w:rsidRPr="00633FE8">
          <w:rPr>
            <w:color w:val="FF0000"/>
            <w:rPrChange w:id="561" w:author="Wilmott, James" w:date="2022-01-05T14:06:00Z">
              <w:rPr/>
            </w:rPrChange>
          </w:rPr>
          <w:t>comparison</w:t>
        </w:r>
      </w:ins>
      <w:ins w:id="562" w:author="Wilmott, James" w:date="2022-01-05T13:57:00Z">
        <w:r w:rsidR="007818B1" w:rsidRPr="00633FE8">
          <w:rPr>
            <w:color w:val="FF0000"/>
            <w:rPrChange w:id="563" w:author="Wilmott, James" w:date="2022-01-05T14:06:00Z">
              <w:rPr/>
            </w:rPrChange>
          </w:rPr>
          <w:t>.</w:t>
        </w:r>
        <w:r w:rsidR="007818B1" w:rsidRPr="00633FE8">
          <w:rPr>
            <w:color w:val="FF0000"/>
            <w:rPrChange w:id="564" w:author="Wilmott, James" w:date="2022-01-05T14:06:00Z">
              <w:rPr/>
            </w:rPrChange>
          </w:rPr>
          <w:t xml:space="preserve"> First</w:t>
        </w:r>
      </w:ins>
      <w:ins w:id="565" w:author="Wilmott, James" w:date="2022-01-05T13:55:00Z">
        <w:r w:rsidR="0041426C" w:rsidRPr="00633FE8">
          <w:rPr>
            <w:color w:val="FF0000"/>
            <w:rPrChange w:id="566" w:author="Wilmott, James" w:date="2022-01-05T14:06:00Z">
              <w:rPr/>
            </w:rPrChange>
          </w:rPr>
          <w:t xml:space="preserve">, </w:t>
        </w:r>
      </w:ins>
      <w:ins w:id="567" w:author="Wilmott, James" w:date="2022-01-05T14:10:00Z">
        <w:r w:rsidR="008B2D82">
          <w:rPr>
            <w:color w:val="FF0000"/>
          </w:rPr>
          <w:t>the difference between conditions is significant if we d</w:t>
        </w:r>
      </w:ins>
      <w:ins w:id="568" w:author="Wilmott, James" w:date="2022-01-05T14:11:00Z">
        <w:r w:rsidR="00A71DF8">
          <w:rPr>
            <w:color w:val="FF0000"/>
          </w:rPr>
          <w:t>idn</w:t>
        </w:r>
      </w:ins>
      <w:ins w:id="569" w:author="Wilmott, James" w:date="2022-01-05T14:10:00Z">
        <w:r w:rsidR="008B2D82">
          <w:rPr>
            <w:color w:val="FF0000"/>
          </w:rPr>
          <w:t xml:space="preserve">’t correct for multiple comparisons </w:t>
        </w:r>
      </w:ins>
      <w:ins w:id="570" w:author="Wilmott, James" w:date="2022-01-05T14:11:00Z">
        <w:r w:rsidR="00A71DF8">
          <w:rPr>
            <w:color w:val="FF0000"/>
          </w:rPr>
          <w:t>with</w:t>
        </w:r>
      </w:ins>
      <w:ins w:id="571" w:author="Wilmott, James" w:date="2022-01-05T14:10:00Z">
        <w:r w:rsidR="008B2D82">
          <w:rPr>
            <w:color w:val="FF0000"/>
          </w:rPr>
          <w:t xml:space="preserve"> the Bonferron</w:t>
        </w:r>
      </w:ins>
      <w:ins w:id="572" w:author="Wilmott, James" w:date="2022-01-05T14:11:00Z">
        <w:r w:rsidR="008B2D82">
          <w:rPr>
            <w:color w:val="FF0000"/>
          </w:rPr>
          <w:t xml:space="preserve">i method </w:t>
        </w:r>
        <w:r w:rsidR="00A71DF8">
          <w:rPr>
            <w:color w:val="FF0000"/>
          </w:rPr>
          <w:t>used here</w:t>
        </w:r>
        <w:r w:rsidR="008B2D82">
          <w:rPr>
            <w:color w:val="FF0000"/>
          </w:rPr>
          <w:t xml:space="preserve">. Second, </w:t>
        </w:r>
      </w:ins>
      <w:ins w:id="573" w:author="Wilmott, James" w:date="2022-01-05T13:55:00Z">
        <w:r w:rsidR="0041426C" w:rsidRPr="00633FE8">
          <w:rPr>
            <w:color w:val="FF0000"/>
            <w:rPrChange w:id="574" w:author="Wilmott, James" w:date="2022-01-05T14:06:00Z">
              <w:rPr/>
            </w:rPrChange>
          </w:rPr>
          <w:t xml:space="preserve">the effect size for the comparison between </w:t>
        </w:r>
      </w:ins>
      <w:proofErr w:type="spellStart"/>
      <w:ins w:id="575" w:author="Wilmott, James" w:date="2022-01-05T13:56:00Z">
        <w:r w:rsidR="0041426C" w:rsidRPr="00633FE8">
          <w:rPr>
            <w:color w:val="FF0000"/>
            <w:rPrChange w:id="576" w:author="Wilmott, James" w:date="2022-01-05T14:06:00Z">
              <w:rPr/>
            </w:rPrChange>
          </w:rPr>
          <w:t>S</w:t>
        </w:r>
        <w:r w:rsidR="0041426C" w:rsidRPr="00633FE8">
          <w:rPr>
            <w:color w:val="FF0000"/>
            <w:vertAlign w:val="subscript"/>
            <w:rPrChange w:id="577" w:author="Wilmott, James" w:date="2022-01-05T14:06:00Z">
              <w:rPr>
                <w:vertAlign w:val="subscript"/>
              </w:rPr>
            </w:rPrChange>
          </w:rPr>
          <w:t>same</w:t>
        </w:r>
        <w:proofErr w:type="spellEnd"/>
        <w:r w:rsidR="0041426C" w:rsidRPr="00633FE8" w:rsidDel="001E7B71">
          <w:rPr>
            <w:color w:val="FF0000"/>
            <w:rPrChange w:id="578" w:author="Wilmott, James" w:date="2022-01-05T14:06:00Z">
              <w:rPr/>
            </w:rPrChange>
          </w:rPr>
          <w:t xml:space="preserve"> </w:t>
        </w:r>
        <w:r w:rsidR="0041426C" w:rsidRPr="00633FE8">
          <w:rPr>
            <w:color w:val="FF0000"/>
            <w:rPrChange w:id="579" w:author="Wilmott, James" w:date="2022-01-05T14:06:00Z">
              <w:rPr/>
            </w:rPrChange>
          </w:rPr>
          <w:t xml:space="preserve">- </w:t>
        </w:r>
        <w:proofErr w:type="spellStart"/>
        <w:r w:rsidR="0041426C" w:rsidRPr="00633FE8">
          <w:rPr>
            <w:color w:val="FF0000"/>
            <w:rPrChange w:id="580" w:author="Wilmott, James" w:date="2022-01-05T14:06:00Z">
              <w:rPr/>
            </w:rPrChange>
          </w:rPr>
          <w:t>R</w:t>
        </w:r>
        <w:r w:rsidR="0041426C" w:rsidRPr="00633FE8">
          <w:rPr>
            <w:color w:val="FF0000"/>
            <w:vertAlign w:val="subscript"/>
            <w:rPrChange w:id="581" w:author="Wilmott, James" w:date="2022-01-05T14:06:00Z">
              <w:rPr>
                <w:vertAlign w:val="subscript"/>
              </w:rPr>
            </w:rPrChange>
          </w:rPr>
          <w:t>same</w:t>
        </w:r>
        <w:proofErr w:type="spellEnd"/>
        <w:r w:rsidR="0041426C" w:rsidRPr="00633FE8">
          <w:rPr>
            <w:color w:val="FF0000"/>
            <w:rPrChange w:id="582" w:author="Wilmott, James" w:date="2022-01-05T14:06:00Z">
              <w:rPr/>
            </w:rPrChange>
          </w:rPr>
          <w:t xml:space="preserve"> and </w:t>
        </w:r>
        <w:proofErr w:type="spellStart"/>
        <w:r w:rsidR="0041426C" w:rsidRPr="00633FE8">
          <w:rPr>
            <w:color w:val="FF0000"/>
            <w:rPrChange w:id="583" w:author="Wilmott, James" w:date="2022-01-05T14:06:00Z">
              <w:rPr/>
            </w:rPrChange>
          </w:rPr>
          <w:t>S</w:t>
        </w:r>
        <w:r w:rsidR="0041426C" w:rsidRPr="00633FE8">
          <w:rPr>
            <w:color w:val="FF0000"/>
            <w:vertAlign w:val="subscript"/>
            <w:rPrChange w:id="584" w:author="Wilmott, James" w:date="2022-01-05T14:06:00Z">
              <w:rPr>
                <w:vertAlign w:val="subscript"/>
              </w:rPr>
            </w:rPrChange>
          </w:rPr>
          <w:t>different</w:t>
        </w:r>
        <w:proofErr w:type="spellEnd"/>
        <w:r w:rsidR="0041426C" w:rsidRPr="00633FE8">
          <w:rPr>
            <w:color w:val="FF0000"/>
            <w:vertAlign w:val="subscript"/>
            <w:rPrChange w:id="585" w:author="Wilmott, James" w:date="2022-01-05T14:06:00Z">
              <w:rPr>
                <w:vertAlign w:val="subscript"/>
              </w:rPr>
            </w:rPrChange>
          </w:rPr>
          <w:t xml:space="preserve"> </w:t>
        </w:r>
        <w:r w:rsidR="0041426C" w:rsidRPr="00633FE8">
          <w:rPr>
            <w:color w:val="FF0000"/>
            <w:rPrChange w:id="586" w:author="Wilmott, James" w:date="2022-01-05T14:06:00Z">
              <w:rPr/>
            </w:rPrChange>
          </w:rPr>
          <w:t xml:space="preserve">- </w:t>
        </w:r>
        <w:proofErr w:type="spellStart"/>
        <w:r w:rsidR="0041426C" w:rsidRPr="00633FE8">
          <w:rPr>
            <w:color w:val="FF0000"/>
            <w:rPrChange w:id="587" w:author="Wilmott, James" w:date="2022-01-05T14:06:00Z">
              <w:rPr/>
            </w:rPrChange>
          </w:rPr>
          <w:t>R</w:t>
        </w:r>
        <w:r w:rsidR="0041426C" w:rsidRPr="00633FE8">
          <w:rPr>
            <w:color w:val="FF0000"/>
            <w:vertAlign w:val="subscript"/>
            <w:rPrChange w:id="588" w:author="Wilmott, James" w:date="2022-01-05T14:06:00Z">
              <w:rPr>
                <w:vertAlign w:val="subscript"/>
              </w:rPr>
            </w:rPrChange>
          </w:rPr>
          <w:t>different</w:t>
        </w:r>
        <w:proofErr w:type="spellEnd"/>
        <w:r w:rsidR="0041426C" w:rsidRPr="00633FE8">
          <w:rPr>
            <w:color w:val="FF0000"/>
            <w:rPrChange w:id="589" w:author="Wilmott, James" w:date="2022-01-05T14:06:00Z">
              <w:rPr/>
            </w:rPrChange>
          </w:rPr>
          <w:t xml:space="preserve"> different conditions (</w:t>
        </w:r>
        <w:r w:rsidR="0041426C" w:rsidRPr="00633FE8">
          <w:rPr>
            <w:i/>
            <w:iCs/>
            <w:color w:val="FF0000"/>
            <w:rPrChange w:id="590" w:author="Wilmott, James" w:date="2022-01-05T14:06:00Z">
              <w:rPr>
                <w:i/>
                <w:iCs/>
              </w:rPr>
            </w:rPrChange>
          </w:rPr>
          <w:t>d</w:t>
        </w:r>
        <w:r w:rsidR="0041426C" w:rsidRPr="00633FE8">
          <w:rPr>
            <w:color w:val="FF0000"/>
            <w:rPrChange w:id="591" w:author="Wilmott, James" w:date="2022-01-05T14:06:00Z">
              <w:rPr/>
            </w:rPrChange>
          </w:rPr>
          <w:t xml:space="preserve"> = 0.54)</w:t>
        </w:r>
      </w:ins>
      <w:ins w:id="592" w:author="Wilmott, James" w:date="2022-01-05T13:57:00Z">
        <w:r w:rsidR="0041426C" w:rsidRPr="00633FE8">
          <w:rPr>
            <w:color w:val="FF0000"/>
            <w:rPrChange w:id="593" w:author="Wilmott, James" w:date="2022-01-05T14:06:00Z">
              <w:rPr/>
            </w:rPrChange>
          </w:rPr>
          <w:t xml:space="preserve"> indicates a medium sized effect</w:t>
        </w:r>
        <w:r w:rsidR="00DD7883" w:rsidRPr="00633FE8">
          <w:rPr>
            <w:color w:val="FF0000"/>
            <w:rPrChange w:id="594" w:author="Wilmott, James" w:date="2022-01-05T14:06:00Z">
              <w:rPr/>
            </w:rPrChange>
          </w:rPr>
          <w:t xml:space="preserve">. </w:t>
        </w:r>
      </w:ins>
      <w:ins w:id="595" w:author="Wilmott, James" w:date="2022-01-05T14:11:00Z">
        <w:r w:rsidR="008B2D82">
          <w:rPr>
            <w:color w:val="FF0000"/>
          </w:rPr>
          <w:t>Finally</w:t>
        </w:r>
      </w:ins>
      <w:ins w:id="596" w:author="Wilmott, James" w:date="2022-01-05T13:58:00Z">
        <w:r w:rsidR="007818B1" w:rsidRPr="00633FE8">
          <w:rPr>
            <w:color w:val="FF0000"/>
            <w:rPrChange w:id="597" w:author="Wilmott, James" w:date="2022-01-05T14:06:00Z">
              <w:rPr/>
            </w:rPrChange>
          </w:rPr>
          <w:t xml:space="preserve">, </w:t>
        </w:r>
      </w:ins>
      <w:ins w:id="598" w:author="Wilmott, James" w:date="2022-01-05T14:00:00Z">
        <w:r w:rsidR="00D03426" w:rsidRPr="00633FE8">
          <w:rPr>
            <w:color w:val="FF0000"/>
            <w:rPrChange w:id="599" w:author="Wilmott, James" w:date="2022-01-05T14:06:00Z">
              <w:rPr/>
            </w:rPrChange>
          </w:rPr>
          <w:t>we conducted an a</w:t>
        </w:r>
      </w:ins>
      <w:ins w:id="600" w:author="Wilmott, James" w:date="2022-01-05T14:01:00Z">
        <w:r w:rsidR="00D03426" w:rsidRPr="00633FE8">
          <w:rPr>
            <w:color w:val="FF0000"/>
            <w:rPrChange w:id="601" w:author="Wilmott, James" w:date="2022-01-05T14:06:00Z">
              <w:rPr/>
            </w:rPrChange>
          </w:rPr>
          <w:t xml:space="preserve">lternative </w:t>
        </w:r>
      </w:ins>
      <w:ins w:id="602" w:author="Wilmott, James" w:date="2022-01-05T14:00:00Z">
        <w:r w:rsidR="00D03426" w:rsidRPr="00633FE8">
          <w:rPr>
            <w:color w:val="FF0000"/>
            <w:rPrChange w:id="603" w:author="Wilmott, James" w:date="2022-01-05T14:06:00Z">
              <w:rPr/>
            </w:rPrChange>
          </w:rPr>
          <w:t xml:space="preserve">analysis </w:t>
        </w:r>
      </w:ins>
      <w:ins w:id="604" w:author="Wilmott, James" w:date="2022-01-05T14:01:00Z">
        <w:r w:rsidR="00D03426" w:rsidRPr="00633FE8">
          <w:rPr>
            <w:color w:val="FF0000"/>
            <w:rPrChange w:id="605" w:author="Wilmott, James" w:date="2022-01-05T14:06:00Z">
              <w:rPr/>
            </w:rPrChange>
          </w:rPr>
          <w:t>to determine if there was a difference between trials in which the response differed</w:t>
        </w:r>
      </w:ins>
      <w:ins w:id="606" w:author="Wilmott, James" w:date="2022-01-05T14:02:00Z">
        <w:r w:rsidR="00D03426" w:rsidRPr="00633FE8">
          <w:rPr>
            <w:color w:val="FF0000"/>
            <w:rPrChange w:id="607" w:author="Wilmott, James" w:date="2022-01-05T14:06:00Z">
              <w:rPr/>
            </w:rPrChange>
          </w:rPr>
          <w:t xml:space="preserve"> compared to when the response was the same by</w:t>
        </w:r>
      </w:ins>
      <w:ins w:id="608" w:author="Wilmott, James" w:date="2022-01-05T14:01:00Z">
        <w:r w:rsidR="00D03426" w:rsidRPr="00633FE8">
          <w:rPr>
            <w:color w:val="FF0000"/>
            <w:rPrChange w:id="609" w:author="Wilmott, James" w:date="2022-01-05T14:06:00Z">
              <w:rPr/>
            </w:rPrChange>
          </w:rPr>
          <w:t xml:space="preserve"> </w:t>
        </w:r>
      </w:ins>
      <w:ins w:id="610" w:author="Wilmott, James" w:date="2022-01-05T14:00:00Z">
        <w:r w:rsidR="00D03426" w:rsidRPr="00633FE8">
          <w:rPr>
            <w:color w:val="FF0000"/>
            <w:rPrChange w:id="611" w:author="Wilmott, James" w:date="2022-01-05T14:06:00Z">
              <w:rPr/>
            </w:rPrChange>
          </w:rPr>
          <w:t xml:space="preserve">comparing reaction times in the </w:t>
        </w:r>
      </w:ins>
      <w:proofErr w:type="spellStart"/>
      <w:ins w:id="612" w:author="Wilmott, James" w:date="2022-01-05T14:02:00Z">
        <w:r w:rsidR="00D03426" w:rsidRPr="00633FE8">
          <w:rPr>
            <w:color w:val="FF0000"/>
            <w:rPrChange w:id="613" w:author="Wilmott, James" w:date="2022-01-05T14:06:00Z">
              <w:rPr/>
            </w:rPrChange>
          </w:rPr>
          <w:t>S</w:t>
        </w:r>
        <w:r w:rsidR="00D03426" w:rsidRPr="00633FE8">
          <w:rPr>
            <w:color w:val="FF0000"/>
            <w:vertAlign w:val="subscript"/>
            <w:rPrChange w:id="614" w:author="Wilmott, James" w:date="2022-01-05T14:06:00Z">
              <w:rPr>
                <w:vertAlign w:val="subscript"/>
              </w:rPr>
            </w:rPrChange>
          </w:rPr>
          <w:t>different</w:t>
        </w:r>
        <w:proofErr w:type="spellEnd"/>
        <w:r w:rsidR="00D03426" w:rsidRPr="00633FE8">
          <w:rPr>
            <w:color w:val="FF0000"/>
            <w:vertAlign w:val="subscript"/>
            <w:rPrChange w:id="615" w:author="Wilmott, James" w:date="2022-01-05T14:06:00Z">
              <w:rPr>
                <w:vertAlign w:val="subscript"/>
              </w:rPr>
            </w:rPrChange>
          </w:rPr>
          <w:t xml:space="preserve"> </w:t>
        </w:r>
        <w:r w:rsidR="00D03426" w:rsidRPr="00633FE8">
          <w:rPr>
            <w:color w:val="FF0000"/>
            <w:rPrChange w:id="616" w:author="Wilmott, James" w:date="2022-01-05T14:06:00Z">
              <w:rPr/>
            </w:rPrChange>
          </w:rPr>
          <w:t xml:space="preserve">- </w:t>
        </w:r>
        <w:proofErr w:type="spellStart"/>
        <w:r w:rsidR="00D03426" w:rsidRPr="00633FE8">
          <w:rPr>
            <w:color w:val="FF0000"/>
            <w:rPrChange w:id="617" w:author="Wilmott, James" w:date="2022-01-05T14:06:00Z">
              <w:rPr/>
            </w:rPrChange>
          </w:rPr>
          <w:t>R</w:t>
        </w:r>
        <w:r w:rsidR="00D03426" w:rsidRPr="00633FE8">
          <w:rPr>
            <w:color w:val="FF0000"/>
            <w:vertAlign w:val="subscript"/>
            <w:rPrChange w:id="618" w:author="Wilmott, James" w:date="2022-01-05T14:06:00Z">
              <w:rPr>
                <w:vertAlign w:val="subscript"/>
              </w:rPr>
            </w:rPrChange>
          </w:rPr>
          <w:t>different</w:t>
        </w:r>
        <w:proofErr w:type="spellEnd"/>
        <w:r w:rsidR="00D03426" w:rsidRPr="00633FE8">
          <w:rPr>
            <w:color w:val="FF0000"/>
            <w:rPrChange w:id="619" w:author="Wilmott, James" w:date="2022-01-05T14:06:00Z">
              <w:rPr/>
            </w:rPrChange>
          </w:rPr>
          <w:t xml:space="preserve"> with the average of the reaction times in the </w:t>
        </w:r>
      </w:ins>
      <w:ins w:id="620" w:author="Wilmott, James" w:date="2022-01-05T14:00:00Z">
        <w:r w:rsidR="00D03426" w:rsidRPr="00633FE8">
          <w:rPr>
            <w:color w:val="FF0000"/>
            <w:rPrChange w:id="621" w:author="Wilmott, James" w:date="2022-01-05T14:06:00Z">
              <w:rPr/>
            </w:rPrChange>
          </w:rPr>
          <w:t xml:space="preserve"> </w:t>
        </w:r>
      </w:ins>
      <w:proofErr w:type="spellStart"/>
      <w:ins w:id="622" w:author="Wilmott, James" w:date="2022-01-05T14:02:00Z">
        <w:r w:rsidR="00D03426" w:rsidRPr="00633FE8">
          <w:rPr>
            <w:color w:val="FF0000"/>
            <w:rPrChange w:id="623" w:author="Wilmott, James" w:date="2022-01-05T14:06:00Z">
              <w:rPr/>
            </w:rPrChange>
          </w:rPr>
          <w:t>S</w:t>
        </w:r>
        <w:r w:rsidR="00D03426" w:rsidRPr="00633FE8">
          <w:rPr>
            <w:color w:val="FF0000"/>
            <w:vertAlign w:val="subscript"/>
            <w:rPrChange w:id="624" w:author="Wilmott, James" w:date="2022-01-05T14:06:00Z">
              <w:rPr>
                <w:vertAlign w:val="subscript"/>
              </w:rPr>
            </w:rPrChange>
          </w:rPr>
          <w:t>same</w:t>
        </w:r>
        <w:proofErr w:type="spellEnd"/>
        <w:r w:rsidR="00D03426" w:rsidRPr="00633FE8" w:rsidDel="001E7B71">
          <w:rPr>
            <w:color w:val="FF0000"/>
            <w:rPrChange w:id="625" w:author="Wilmott, James" w:date="2022-01-05T14:06:00Z">
              <w:rPr/>
            </w:rPrChange>
          </w:rPr>
          <w:t xml:space="preserve"> </w:t>
        </w:r>
        <w:r w:rsidR="00D03426" w:rsidRPr="00633FE8">
          <w:rPr>
            <w:color w:val="FF0000"/>
            <w:rPrChange w:id="626" w:author="Wilmott, James" w:date="2022-01-05T14:06:00Z">
              <w:rPr/>
            </w:rPrChange>
          </w:rPr>
          <w:t xml:space="preserve">- </w:t>
        </w:r>
        <w:proofErr w:type="spellStart"/>
        <w:r w:rsidR="00D03426" w:rsidRPr="00633FE8">
          <w:rPr>
            <w:color w:val="FF0000"/>
            <w:rPrChange w:id="627" w:author="Wilmott, James" w:date="2022-01-05T14:06:00Z">
              <w:rPr/>
            </w:rPrChange>
          </w:rPr>
          <w:t>R</w:t>
        </w:r>
        <w:r w:rsidR="00D03426" w:rsidRPr="00633FE8">
          <w:rPr>
            <w:color w:val="FF0000"/>
            <w:vertAlign w:val="subscript"/>
            <w:rPrChange w:id="628" w:author="Wilmott, James" w:date="2022-01-05T14:06:00Z">
              <w:rPr>
                <w:vertAlign w:val="subscript"/>
              </w:rPr>
            </w:rPrChange>
          </w:rPr>
          <w:t>same</w:t>
        </w:r>
        <w:proofErr w:type="spellEnd"/>
        <w:r w:rsidR="00D03426" w:rsidRPr="00633FE8">
          <w:rPr>
            <w:color w:val="FF0000"/>
            <w:rPrChange w:id="629" w:author="Wilmott, James" w:date="2022-01-05T14:06:00Z">
              <w:rPr/>
            </w:rPrChange>
          </w:rPr>
          <w:t xml:space="preserve"> and </w:t>
        </w:r>
        <w:proofErr w:type="spellStart"/>
        <w:r w:rsidR="00D03426" w:rsidRPr="00633FE8">
          <w:rPr>
            <w:color w:val="FF0000"/>
            <w:rPrChange w:id="630" w:author="Wilmott, James" w:date="2022-01-05T14:06:00Z">
              <w:rPr/>
            </w:rPrChange>
          </w:rPr>
          <w:t>S</w:t>
        </w:r>
        <w:r w:rsidR="00D03426" w:rsidRPr="00633FE8">
          <w:rPr>
            <w:color w:val="FF0000"/>
            <w:vertAlign w:val="subscript"/>
            <w:rPrChange w:id="631" w:author="Wilmott, James" w:date="2022-01-05T14:06:00Z">
              <w:rPr>
                <w:vertAlign w:val="subscript"/>
              </w:rPr>
            </w:rPrChange>
          </w:rPr>
          <w:t>different</w:t>
        </w:r>
        <w:proofErr w:type="spellEnd"/>
        <w:r w:rsidR="00D03426" w:rsidRPr="00633FE8" w:rsidDel="001E7B71">
          <w:rPr>
            <w:color w:val="FF0000"/>
            <w:rPrChange w:id="632" w:author="Wilmott, James" w:date="2022-01-05T14:06:00Z">
              <w:rPr/>
            </w:rPrChange>
          </w:rPr>
          <w:t xml:space="preserve"> </w:t>
        </w:r>
        <w:r w:rsidR="00D03426" w:rsidRPr="00633FE8">
          <w:rPr>
            <w:color w:val="FF0000"/>
            <w:rPrChange w:id="633" w:author="Wilmott, James" w:date="2022-01-05T14:06:00Z">
              <w:rPr/>
            </w:rPrChange>
          </w:rPr>
          <w:t xml:space="preserve">- </w:t>
        </w:r>
        <w:proofErr w:type="spellStart"/>
        <w:r w:rsidR="00D03426" w:rsidRPr="00633FE8">
          <w:rPr>
            <w:color w:val="FF0000"/>
            <w:rPrChange w:id="634" w:author="Wilmott, James" w:date="2022-01-05T14:06:00Z">
              <w:rPr/>
            </w:rPrChange>
          </w:rPr>
          <w:t>R</w:t>
        </w:r>
        <w:r w:rsidR="00D03426" w:rsidRPr="00633FE8">
          <w:rPr>
            <w:color w:val="FF0000"/>
            <w:vertAlign w:val="subscript"/>
            <w:rPrChange w:id="635" w:author="Wilmott, James" w:date="2022-01-05T14:06:00Z">
              <w:rPr>
                <w:vertAlign w:val="subscript"/>
              </w:rPr>
            </w:rPrChange>
          </w:rPr>
          <w:t>same</w:t>
        </w:r>
        <w:proofErr w:type="spellEnd"/>
        <w:r w:rsidR="00D03426" w:rsidRPr="00633FE8">
          <w:rPr>
            <w:color w:val="FF0000"/>
            <w:rPrChange w:id="636" w:author="Wilmott, James" w:date="2022-01-05T14:06:00Z">
              <w:rPr/>
            </w:rPrChange>
          </w:rPr>
          <w:t xml:space="preserve"> conditions. </w:t>
        </w:r>
      </w:ins>
      <w:ins w:id="637" w:author="Wilmott, James" w:date="2022-01-05T14:03:00Z">
        <w:r w:rsidR="005E4E8D" w:rsidRPr="00633FE8">
          <w:rPr>
            <w:color w:val="FF0000"/>
            <w:rPrChange w:id="638" w:author="Wilmott, James" w:date="2022-01-05T14:06:00Z">
              <w:rPr/>
            </w:rPrChange>
          </w:rPr>
          <w:t xml:space="preserve">This comparison </w:t>
        </w:r>
      </w:ins>
      <w:ins w:id="639" w:author="Wilmott, James" w:date="2022-01-05T14:04:00Z">
        <w:r w:rsidR="005E4E8D" w:rsidRPr="00633FE8">
          <w:rPr>
            <w:color w:val="FF0000"/>
            <w:rPrChange w:id="640" w:author="Wilmott, James" w:date="2022-01-05T14:06:00Z">
              <w:rPr/>
            </w:rPrChange>
          </w:rPr>
          <w:t>was statistically significant with a large effect size (</w:t>
        </w:r>
      </w:ins>
      <w:ins w:id="641" w:author="Wilmott, James" w:date="2022-01-05T14:06:00Z">
        <w:r w:rsidR="005E4E8D" w:rsidRPr="00633FE8">
          <w:rPr>
            <w:i/>
            <w:iCs/>
            <w:color w:val="FF0000"/>
            <w:rPrChange w:id="642" w:author="Wilmott, James" w:date="2022-01-05T14:06:00Z">
              <w:rPr>
                <w:i/>
                <w:iCs/>
              </w:rPr>
            </w:rPrChange>
          </w:rPr>
          <w:t>t</w:t>
        </w:r>
        <w:r w:rsidR="005E4E8D" w:rsidRPr="00633FE8">
          <w:rPr>
            <w:color w:val="FF0000"/>
            <w:vertAlign w:val="subscript"/>
            <w:rPrChange w:id="643" w:author="Wilmott, James" w:date="2022-01-05T14:06:00Z">
              <w:rPr>
                <w:vertAlign w:val="subscript"/>
              </w:rPr>
            </w:rPrChange>
          </w:rPr>
          <w:t>17</w:t>
        </w:r>
        <w:r w:rsidR="005E4E8D" w:rsidRPr="00633FE8">
          <w:rPr>
            <w:color w:val="FF0000"/>
            <w:rPrChange w:id="644" w:author="Wilmott, James" w:date="2022-01-05T14:06:00Z">
              <w:rPr/>
            </w:rPrChange>
          </w:rPr>
          <w:t xml:space="preserve"> = </w:t>
        </w:r>
        <w:r w:rsidR="005E4E8D" w:rsidRPr="00633FE8">
          <w:rPr>
            <w:color w:val="FF0000"/>
            <w:rPrChange w:id="645" w:author="Wilmott, James" w:date="2022-01-05T14:06:00Z">
              <w:rPr/>
            </w:rPrChange>
          </w:rPr>
          <w:t>4.16</w:t>
        </w:r>
        <w:r w:rsidR="005E4E8D" w:rsidRPr="00633FE8">
          <w:rPr>
            <w:color w:val="FF0000"/>
            <w:rPrChange w:id="646" w:author="Wilmott, James" w:date="2022-01-05T14:06:00Z">
              <w:rPr/>
            </w:rPrChange>
          </w:rPr>
          <w:t xml:space="preserve">, </w:t>
        </w:r>
        <w:r w:rsidR="005E4E8D" w:rsidRPr="00633FE8">
          <w:rPr>
            <w:i/>
            <w:iCs/>
            <w:color w:val="FF0000"/>
            <w:rPrChange w:id="647" w:author="Wilmott, James" w:date="2022-01-05T14:06:00Z">
              <w:rPr>
                <w:i/>
                <w:iCs/>
              </w:rPr>
            </w:rPrChange>
          </w:rPr>
          <w:t>p</w:t>
        </w:r>
        <w:r w:rsidR="005E4E8D" w:rsidRPr="00633FE8">
          <w:rPr>
            <w:color w:val="FF0000"/>
            <w:rPrChange w:id="648" w:author="Wilmott, James" w:date="2022-01-05T14:06:00Z">
              <w:rPr/>
            </w:rPrChange>
          </w:rPr>
          <w:t xml:space="preserve"> &lt; 0.00</w:t>
        </w:r>
        <w:r w:rsidR="005E4E8D" w:rsidRPr="00633FE8">
          <w:rPr>
            <w:color w:val="FF0000"/>
            <w:rPrChange w:id="649" w:author="Wilmott, James" w:date="2022-01-05T14:06:00Z">
              <w:rPr/>
            </w:rPrChange>
          </w:rPr>
          <w:t>1</w:t>
        </w:r>
        <w:r w:rsidR="005E4E8D" w:rsidRPr="00633FE8">
          <w:rPr>
            <w:color w:val="FF0000"/>
            <w:rPrChange w:id="650" w:author="Wilmott, James" w:date="2022-01-05T14:06:00Z">
              <w:rPr/>
            </w:rPrChange>
          </w:rPr>
          <w:t>,</w:t>
        </w:r>
        <w:r w:rsidR="005E4E8D" w:rsidRPr="00633FE8">
          <w:rPr>
            <w:i/>
            <w:iCs/>
            <w:color w:val="FF0000"/>
            <w:rPrChange w:id="651" w:author="Wilmott, James" w:date="2022-01-05T14:06:00Z">
              <w:rPr>
                <w:i/>
                <w:iCs/>
              </w:rPr>
            </w:rPrChange>
          </w:rPr>
          <w:t xml:space="preserve"> d</w:t>
        </w:r>
        <w:r w:rsidR="005E4E8D" w:rsidRPr="00633FE8">
          <w:rPr>
            <w:color w:val="FF0000"/>
            <w:rPrChange w:id="652" w:author="Wilmott, James" w:date="2022-01-05T14:06:00Z">
              <w:rPr/>
            </w:rPrChange>
          </w:rPr>
          <w:t xml:space="preserve"> = </w:t>
        </w:r>
        <w:r w:rsidR="005E4E8D" w:rsidRPr="00633FE8">
          <w:rPr>
            <w:color w:val="FF0000"/>
          </w:rPr>
          <w:t>1</w:t>
        </w:r>
        <w:r w:rsidR="005E4E8D" w:rsidRPr="00633FE8">
          <w:rPr>
            <w:color w:val="FF0000"/>
          </w:rPr>
          <w:t>.07</w:t>
        </w:r>
      </w:ins>
      <w:ins w:id="653" w:author="Wilmott, James" w:date="2022-01-05T14:04:00Z">
        <w:r w:rsidR="005E4E8D" w:rsidRPr="00633FE8">
          <w:rPr>
            <w:color w:val="FF0000"/>
            <w:rPrChange w:id="654" w:author="Wilmott, James" w:date="2022-01-05T14:06:00Z">
              <w:rPr/>
            </w:rPrChange>
          </w:rPr>
          <w:t>), indicating that response competition resulting from different targe</w:t>
        </w:r>
      </w:ins>
      <w:ins w:id="655" w:author="Wilmott, James" w:date="2022-01-05T14:05:00Z">
        <w:r w:rsidR="005E4E8D" w:rsidRPr="00633FE8">
          <w:rPr>
            <w:color w:val="FF0000"/>
            <w:rPrChange w:id="656" w:author="Wilmott, James" w:date="2022-01-05T14:06:00Z">
              <w:rPr/>
            </w:rPrChange>
          </w:rPr>
          <w:t>t responses incurred a redundancy cost during discrimination.</w:t>
        </w:r>
      </w:ins>
    </w:p>
    <w:p w14:paraId="5ECF7FB1" w14:textId="20E1729D" w:rsidR="00FE5393" w:rsidRDefault="00FE5393" w:rsidP="00891B43">
      <w:pPr>
        <w:widowControl w:val="0"/>
        <w:autoSpaceDE w:val="0"/>
        <w:autoSpaceDN w:val="0"/>
        <w:adjustRightInd w:val="0"/>
        <w:spacing w:line="480" w:lineRule="auto"/>
        <w:ind w:right="-720"/>
        <w:rPr>
          <w:ins w:id="657" w:author="Wilmott, James" w:date="2022-01-05T13:10:00Z"/>
        </w:rPr>
      </w:pPr>
    </w:p>
    <w:p w14:paraId="50D8D848" w14:textId="77777777" w:rsidR="00DF2EEC" w:rsidRPr="0042773F" w:rsidRDefault="00DF2EEC" w:rsidP="00DF2EEC">
      <w:pPr>
        <w:widowControl w:val="0"/>
        <w:autoSpaceDE w:val="0"/>
        <w:autoSpaceDN w:val="0"/>
        <w:adjustRightInd w:val="0"/>
        <w:spacing w:line="480" w:lineRule="auto"/>
        <w:ind w:right="-720" w:firstLine="720"/>
      </w:pPr>
    </w:p>
    <w:p w14:paraId="64D8B5D9" w14:textId="29EE303A" w:rsidR="004B5B43" w:rsidRPr="0042773F" w:rsidRDefault="00401044" w:rsidP="00DF2EEC">
      <w:pPr>
        <w:spacing w:line="480" w:lineRule="auto"/>
        <w:jc w:val="center"/>
        <w:outlineLvl w:val="0"/>
        <w:rPr>
          <w:b/>
        </w:rPr>
      </w:pPr>
      <w:r w:rsidRPr="0042773F">
        <w:rPr>
          <w:b/>
        </w:rPr>
        <w:t>General Discussion</w:t>
      </w:r>
    </w:p>
    <w:p w14:paraId="443E6CAB" w14:textId="0AD3E571" w:rsidR="00174835" w:rsidRPr="0042773F" w:rsidRDefault="005B39D3" w:rsidP="00A67669">
      <w:pPr>
        <w:spacing w:line="480" w:lineRule="auto"/>
        <w:ind w:firstLine="720"/>
        <w:outlineLvl w:val="0"/>
      </w:pPr>
      <w:r w:rsidRPr="0042773F">
        <w:t>P</w:t>
      </w:r>
      <w:r w:rsidR="004B5B43" w:rsidRPr="0042773F">
        <w:t>revious studies have investigated</w:t>
      </w:r>
      <w:r w:rsidR="00F372D3" w:rsidRPr="0042773F">
        <w:t xml:space="preserve"> how redundant target</w:t>
      </w:r>
      <w:r w:rsidR="00C12176">
        <w:t>s</w:t>
      </w:r>
      <w:r w:rsidR="00F372D3" w:rsidRPr="0042773F">
        <w:t xml:space="preserve"> influence visual search </w:t>
      </w:r>
      <w:r w:rsidR="001C4077">
        <w:t>during</w:t>
      </w:r>
      <w:r w:rsidR="001C4077" w:rsidRPr="0042773F">
        <w:t xml:space="preserve"> </w:t>
      </w:r>
      <w:r w:rsidR="00F372D3" w:rsidRPr="0042773F">
        <w:t>detection</w:t>
      </w:r>
      <w:r w:rsidR="001C4077">
        <w:t>.</w:t>
      </w:r>
      <w:r w:rsidR="00F372D3" w:rsidRPr="0042773F">
        <w:t xml:space="preserve"> </w:t>
      </w:r>
      <w:r w:rsidR="001C4077">
        <w:t>H</w:t>
      </w:r>
      <w:r w:rsidR="00F372D3" w:rsidRPr="0042773F">
        <w:t xml:space="preserve">ere, we extended </w:t>
      </w:r>
      <w:r w:rsidR="001C4077" w:rsidRPr="0042773F">
        <w:t>th</w:t>
      </w:r>
      <w:r w:rsidR="001C4077">
        <w:t>ese</w:t>
      </w:r>
      <w:r w:rsidR="001C4077" w:rsidRPr="0042773F">
        <w:t xml:space="preserve"> </w:t>
      </w:r>
      <w:r w:rsidR="00F372D3" w:rsidRPr="0042773F">
        <w:t>investigation</w:t>
      </w:r>
      <w:r w:rsidR="001C4077">
        <w:t>s</w:t>
      </w:r>
      <w:r w:rsidR="00F372D3" w:rsidRPr="0042773F">
        <w:t xml:space="preserve"> </w:t>
      </w:r>
      <w:r w:rsidR="001C4077">
        <w:t>to discrimination</w:t>
      </w:r>
      <w:r w:rsidR="00F372D3" w:rsidRPr="0042773F">
        <w:t>.</w:t>
      </w:r>
      <w:r w:rsidR="004B5B43" w:rsidRPr="0042773F">
        <w:t xml:space="preserve"> </w:t>
      </w:r>
      <w:ins w:id="658" w:author="Wilmott, James" w:date="2022-01-05T15:04:00Z">
        <w:r w:rsidR="002B21CB">
          <w:t>P</w:t>
        </w:r>
      </w:ins>
      <w:del w:id="659" w:author="Wilmott, James" w:date="2022-01-05T15:04:00Z">
        <w:r w:rsidR="00F372D3" w:rsidRPr="0042773F" w:rsidDel="002B21CB">
          <w:delText>As p</w:delText>
        </w:r>
      </w:del>
      <w:r w:rsidR="0059464A" w:rsidRPr="0042773F">
        <w:t xml:space="preserve">op-out detection </w:t>
      </w:r>
      <w:r w:rsidR="00247CFA" w:rsidRPr="0042773F">
        <w:t xml:space="preserve">is thought to </w:t>
      </w:r>
      <w:r w:rsidR="0059464A" w:rsidRPr="0042773F">
        <w:t>suffice with distributed attention across a wide range of the visual field, while pop-out discrimination requires focused attention to a stimulus to resolve a perceptual feature (</w:t>
      </w:r>
      <w:r w:rsidR="005C5549" w:rsidRPr="0042773F">
        <w:t xml:space="preserve">Nakayama, 1990; </w:t>
      </w:r>
      <w:r w:rsidR="0034735E" w:rsidRPr="0042773F">
        <w:t>Bravo &amp; Nakayama, 1992</w:t>
      </w:r>
      <w:r w:rsidR="005C5549" w:rsidRPr="0042773F">
        <w:t>; Nakayama &amp; Joseph, 1998</w:t>
      </w:r>
      <w:r w:rsidR="00BE6DC1" w:rsidRPr="0042773F">
        <w:t xml:space="preserve">; </w:t>
      </w:r>
      <w:proofErr w:type="spellStart"/>
      <w:r w:rsidR="00BE6DC1" w:rsidRPr="0042773F">
        <w:t>McPeek</w:t>
      </w:r>
      <w:proofErr w:type="spellEnd"/>
      <w:r w:rsidR="00BE6DC1" w:rsidRPr="0042773F">
        <w:t>, et al., 1999</w:t>
      </w:r>
      <w:r w:rsidR="00703B44" w:rsidRPr="0042773F">
        <w:t>; Song &amp; Nakayama, 2006</w:t>
      </w:r>
      <w:r w:rsidR="00435DC8" w:rsidRPr="0042773F">
        <w:t>)</w:t>
      </w:r>
      <w:ins w:id="660" w:author="Wilmott, James" w:date="2022-01-05T15:04:00Z">
        <w:r w:rsidR="002B21CB">
          <w:t>.</w:t>
        </w:r>
      </w:ins>
      <w:del w:id="661" w:author="Wilmott, James" w:date="2022-01-05T15:04:00Z">
        <w:r w:rsidR="00F372D3" w:rsidRPr="0042773F" w:rsidDel="002B21CB">
          <w:delText>,</w:delText>
        </w:r>
      </w:del>
      <w:r w:rsidR="00F372D3" w:rsidRPr="0042773F">
        <w:t xml:space="preserve"> </w:t>
      </w:r>
      <w:ins w:id="662" w:author="Wilmott, James" w:date="2022-01-05T15:04:00Z">
        <w:r w:rsidR="002B21CB">
          <w:t>W</w:t>
        </w:r>
      </w:ins>
      <w:del w:id="663" w:author="Wilmott, James" w:date="2022-01-05T15:04:00Z">
        <w:r w:rsidR="00F372D3" w:rsidRPr="0042773F" w:rsidDel="002B21CB">
          <w:delText>w</w:delText>
        </w:r>
      </w:del>
      <w:r w:rsidR="00F372D3" w:rsidRPr="0042773F">
        <w:t xml:space="preserve">e hypothesized that </w:t>
      </w:r>
      <w:r w:rsidR="001C4077">
        <w:t>a</w:t>
      </w:r>
      <w:r w:rsidR="001C4077" w:rsidRPr="0042773F">
        <w:t xml:space="preserve"> </w:t>
      </w:r>
      <w:r w:rsidR="00F372D3" w:rsidRPr="0042773F">
        <w:t>redundant target might influence visual search performance differently</w:t>
      </w:r>
      <w:r w:rsidR="009A692D" w:rsidRPr="0042773F">
        <w:t xml:space="preserve"> depending on whether the task </w:t>
      </w:r>
      <w:r w:rsidR="001C4077">
        <w:t>requires detection or discrimination</w:t>
      </w:r>
      <w:r w:rsidR="009A692D" w:rsidRPr="0042773F">
        <w:t xml:space="preserve">, and whether the information provided by the redundant target is </w:t>
      </w:r>
      <w:r w:rsidR="001C4077">
        <w:t>congruent or incongruent</w:t>
      </w:r>
      <w:r w:rsidR="00F372D3" w:rsidRPr="0042773F">
        <w:t xml:space="preserve">. </w:t>
      </w:r>
      <w:r w:rsidR="00007344" w:rsidRPr="0042773F">
        <w:t xml:space="preserve"> </w:t>
      </w:r>
    </w:p>
    <w:p w14:paraId="6C901EA7" w14:textId="1F9D1C69" w:rsidR="000A6CD5" w:rsidRPr="0042773F" w:rsidRDefault="000840AF" w:rsidP="00A67669">
      <w:pPr>
        <w:spacing w:line="480" w:lineRule="auto"/>
        <w:ind w:firstLine="720"/>
        <w:outlineLvl w:val="0"/>
      </w:pPr>
      <w:r w:rsidRPr="0042773F">
        <w:t>First</w:t>
      </w:r>
      <w:r w:rsidR="00007344" w:rsidRPr="0042773F">
        <w:t>,</w:t>
      </w:r>
      <w:r w:rsidRPr="0042773F">
        <w:t xml:space="preserve"> we observed </w:t>
      </w:r>
      <w:r w:rsidR="00CB4848" w:rsidRPr="0042773F">
        <w:t>that</w:t>
      </w:r>
      <w:r w:rsidRPr="0042773F">
        <w:t xml:space="preserve"> oddity target detection </w:t>
      </w:r>
      <w:r w:rsidR="007A603A" w:rsidRPr="0042773F">
        <w:t>reaction time</w:t>
      </w:r>
      <w:r w:rsidR="00AF0F35" w:rsidRPr="0042773F">
        <w:t>s</w:t>
      </w:r>
      <w:r w:rsidR="00F64AA0" w:rsidRPr="0042773F">
        <w:t xml:space="preserve"> were faster</w:t>
      </w:r>
      <w:r w:rsidR="00AF0F35" w:rsidRPr="0042773F">
        <w:t xml:space="preserve"> when two targets were pres</w:t>
      </w:r>
      <w:r w:rsidR="00A053E2" w:rsidRPr="0042773F">
        <w:t>e</w:t>
      </w:r>
      <w:r w:rsidR="00AF0F35" w:rsidRPr="0042773F">
        <w:t>nt compared to one target.</w:t>
      </w:r>
      <w:r w:rsidR="00C94661" w:rsidRPr="0042773F">
        <w:t xml:space="preserve"> </w:t>
      </w:r>
      <w:r w:rsidR="00A82964">
        <w:t xml:space="preserve">This result </w:t>
      </w:r>
      <w:r w:rsidR="00715311" w:rsidRPr="0042773F">
        <w:t xml:space="preserve">successfully replicated the redundancy gain found in previous </w:t>
      </w:r>
      <w:r w:rsidR="00563068" w:rsidRPr="0042773F">
        <w:t>studies (</w:t>
      </w:r>
      <w:proofErr w:type="spellStart"/>
      <w:r w:rsidR="00563068" w:rsidRPr="0042773F">
        <w:t>Kummenacher</w:t>
      </w:r>
      <w:proofErr w:type="spellEnd"/>
      <w:r w:rsidR="00563068" w:rsidRPr="0042773F">
        <w:t xml:space="preserve"> et al., 2001, 2002; Miller, 1982) </w:t>
      </w:r>
      <w:r w:rsidR="00715311" w:rsidRPr="0042773F">
        <w:t>for two targets in</w:t>
      </w:r>
      <w:r w:rsidR="00563068" w:rsidRPr="0042773F">
        <w:t xml:space="preserve"> </w:t>
      </w:r>
      <w:r w:rsidR="00BE6E73" w:rsidRPr="0042773F">
        <w:t>the pop</w:t>
      </w:r>
      <w:r w:rsidR="00715311" w:rsidRPr="0042773F">
        <w:t xml:space="preserve">-out search paradigm. </w:t>
      </w:r>
      <w:r w:rsidR="00C83F65" w:rsidRPr="0042773F">
        <w:t>In our task, targets were defined by being an odd</w:t>
      </w:r>
      <w:ins w:id="664" w:author="Wilmott, James" w:date="2022-01-05T15:05:00Z">
        <w:r w:rsidR="002F7217">
          <w:t xml:space="preserve"> </w:t>
        </w:r>
      </w:ins>
      <w:del w:id="665" w:author="Wilmott, James" w:date="2022-01-05T15:05:00Z">
        <w:r w:rsidR="00C83F65" w:rsidRPr="0042773F" w:rsidDel="002F7217">
          <w:delText>-</w:delText>
        </w:r>
      </w:del>
      <w:r w:rsidR="00C83F65" w:rsidRPr="0042773F">
        <w:t>color, and target and distractor color</w:t>
      </w:r>
      <w:r w:rsidR="00A82964">
        <w:t>s were</w:t>
      </w:r>
      <w:r w:rsidR="00C83F65" w:rsidRPr="0042773F">
        <w:t xml:space="preserve"> randomized on each trial. This task design require</w:t>
      </w:r>
      <w:r w:rsidR="00C85704" w:rsidRPr="0042773F">
        <w:t>s</w:t>
      </w:r>
      <w:r w:rsidR="00C83F65" w:rsidRPr="0042773F">
        <w:t xml:space="preserve"> the use of salient perceptual differences between targets and</w:t>
      </w:r>
      <w:r w:rsidR="00F72286" w:rsidRPr="0042773F">
        <w:t xml:space="preserve"> distractors to detect a target</w:t>
      </w:r>
      <w:r w:rsidR="00640D06" w:rsidRPr="0042773F">
        <w:t>,</w:t>
      </w:r>
      <w:r w:rsidR="00C83F65" w:rsidRPr="0042773F">
        <w:t xml:space="preserve"> rather than a search strategy</w:t>
      </w:r>
      <w:r w:rsidR="00011572" w:rsidRPr="0042773F">
        <w:t xml:space="preserve"> that allows one to search for a</w:t>
      </w:r>
      <w:r w:rsidR="00C83F65" w:rsidRPr="0042773F">
        <w:t xml:space="preserve"> </w:t>
      </w:r>
      <w:r w:rsidR="00011572" w:rsidRPr="0042773F">
        <w:t>sp</w:t>
      </w:r>
      <w:r w:rsidR="00C83F65" w:rsidRPr="0042773F">
        <w:t xml:space="preserve">ecific feature. </w:t>
      </w:r>
      <w:r w:rsidR="0041294E" w:rsidRPr="0042773F">
        <w:t xml:space="preserve">Contrary to our design, a series of studies by </w:t>
      </w:r>
      <w:proofErr w:type="spellStart"/>
      <w:r w:rsidR="0041294E" w:rsidRPr="0042773F">
        <w:t>Krummenacher</w:t>
      </w:r>
      <w:proofErr w:type="spellEnd"/>
      <w:r w:rsidR="0041294E" w:rsidRPr="0042773F">
        <w:t xml:space="preserve"> and colleagues investigated the effects of multiple targets on oddity target detection when target features were pre-specified to participants, </w:t>
      </w:r>
      <w:r w:rsidR="00D96D83" w:rsidRPr="0042773F">
        <w:t xml:space="preserve">thereby </w:t>
      </w:r>
      <w:r w:rsidR="0041294E" w:rsidRPr="0042773F">
        <w:t>allowing the use of target feature information to bias search (</w:t>
      </w:r>
      <w:proofErr w:type="spellStart"/>
      <w:r w:rsidR="0041294E" w:rsidRPr="0042773F">
        <w:t>Krummenacher</w:t>
      </w:r>
      <w:proofErr w:type="spellEnd"/>
      <w:r w:rsidR="0041294E" w:rsidRPr="0042773F">
        <w:t xml:space="preserve">, et al., 2001, 2002, 2014; </w:t>
      </w:r>
      <w:proofErr w:type="spellStart"/>
      <w:r w:rsidR="0041294E" w:rsidRPr="0042773F">
        <w:t>Töllner</w:t>
      </w:r>
      <w:proofErr w:type="spellEnd"/>
      <w:r w:rsidR="0041294E" w:rsidRPr="0042773F">
        <w:t>, et al., 2011).</w:t>
      </w:r>
      <w:r w:rsidR="00214C28" w:rsidRPr="0042773F">
        <w:t xml:space="preserve"> In their tasks, targets were defined in two feature</w:t>
      </w:r>
      <w:r w:rsidR="00551169" w:rsidRPr="0042773F">
        <w:t xml:space="preserve"> dimension</w:t>
      </w:r>
      <w:r w:rsidR="00214C28" w:rsidRPr="0042773F">
        <w:t xml:space="preserve">s (e.g., a red stimulus and a </w:t>
      </w:r>
      <w:r w:rsidR="00214C28" w:rsidRPr="0042773F">
        <w:lastRenderedPageBreak/>
        <w:t>right oriented line) and a multiple target trial would consist of both feature</w:t>
      </w:r>
      <w:r w:rsidR="00F93C85" w:rsidRPr="0042773F">
        <w:t xml:space="preserve"> dimension</w:t>
      </w:r>
      <w:r w:rsidR="00214C28" w:rsidRPr="0042773F">
        <w:t>s (e.g., a red right-oriented line).</w:t>
      </w:r>
      <w:r w:rsidR="0056492E" w:rsidRPr="0042773F">
        <w:t xml:space="preserve"> </w:t>
      </w:r>
      <w:r w:rsidR="00A93AF1" w:rsidRPr="0042773F">
        <w:t>The authors</w:t>
      </w:r>
      <w:r w:rsidR="0056492E" w:rsidRPr="0042773F">
        <w:t xml:space="preserve"> demonstrated faster reaction times when multiple targets were present compared to when either target was present alone </w:t>
      </w:r>
      <w:r w:rsidR="00E5525D" w:rsidRPr="0042773F">
        <w:t>due to</w:t>
      </w:r>
      <w:r w:rsidR="00F4706D" w:rsidRPr="0042773F">
        <w:t xml:space="preserve"> </w:t>
      </w:r>
      <w:r w:rsidR="005257DC" w:rsidRPr="0042773F">
        <w:t xml:space="preserve">an </w:t>
      </w:r>
      <w:r w:rsidR="00F4706D" w:rsidRPr="0042773F">
        <w:t xml:space="preserve">intensified target-present signal </w:t>
      </w:r>
      <w:r w:rsidR="0056492E" w:rsidRPr="0042773F">
        <w:t>(</w:t>
      </w:r>
      <w:proofErr w:type="spellStart"/>
      <w:r w:rsidR="00295957" w:rsidRPr="0042773F">
        <w:t>Krummenacher</w:t>
      </w:r>
      <w:proofErr w:type="spellEnd"/>
      <w:r w:rsidR="00295957" w:rsidRPr="0042773F">
        <w:t>, et al., 2001, 2002</w:t>
      </w:r>
      <w:r w:rsidR="0056492E" w:rsidRPr="0042773F">
        <w:t>).</w:t>
      </w:r>
      <w:r w:rsidR="00295957" w:rsidRPr="0042773F">
        <w:t xml:space="preserve"> </w:t>
      </w:r>
      <w:r w:rsidR="00A93AF1" w:rsidRPr="0042773F">
        <w:t xml:space="preserve">Even with the differences in task, the common result found </w:t>
      </w:r>
      <w:r w:rsidR="0099014B" w:rsidRPr="0042773F">
        <w:t xml:space="preserve">in our study and </w:t>
      </w:r>
      <w:r w:rsidR="00A93AF1" w:rsidRPr="0042773F">
        <w:t xml:space="preserve">by </w:t>
      </w:r>
      <w:proofErr w:type="spellStart"/>
      <w:r w:rsidR="00A93AF1" w:rsidRPr="0042773F">
        <w:t>Krummenacher</w:t>
      </w:r>
      <w:proofErr w:type="spellEnd"/>
      <w:r w:rsidR="00A93AF1" w:rsidRPr="0042773F">
        <w:t xml:space="preserve"> and colleagues suggests that </w:t>
      </w:r>
      <w:r w:rsidR="00B364A8" w:rsidRPr="0042773F">
        <w:t>multiple salient targets facilitate detection regardless of foreknowledge about the target defining feature.</w:t>
      </w:r>
    </w:p>
    <w:p w14:paraId="5502C137" w14:textId="4C780073" w:rsidR="004022C7" w:rsidRPr="0042773F" w:rsidRDefault="00BF3C0D" w:rsidP="00A67669">
      <w:pPr>
        <w:spacing w:line="480" w:lineRule="auto"/>
        <w:ind w:firstLine="720"/>
        <w:outlineLvl w:val="0"/>
      </w:pPr>
      <w:r w:rsidRPr="0042773F">
        <w:t>Second, w</w:t>
      </w:r>
      <w:r w:rsidR="00887388" w:rsidRPr="0042773F">
        <w:t xml:space="preserve">hen participants performed a pop-out discrimination task, </w:t>
      </w:r>
      <w:r w:rsidR="005F10CC" w:rsidRPr="0042773F">
        <w:t xml:space="preserve">we </w:t>
      </w:r>
      <w:r w:rsidR="00715BF7" w:rsidRPr="0042773F">
        <w:t>initially</w:t>
      </w:r>
      <w:r w:rsidR="005F10CC" w:rsidRPr="0042773F">
        <w:t xml:space="preserve"> observed that </w:t>
      </w:r>
      <w:r w:rsidR="007A603A" w:rsidRPr="0042773F">
        <w:t>reaction time</w:t>
      </w:r>
      <w:r w:rsidR="00887388" w:rsidRPr="0042773F">
        <w:t xml:space="preserve"> was slower when two targets were present relative to one</w:t>
      </w:r>
      <w:r w:rsidR="00C54B1E" w:rsidRPr="0042773F">
        <w:t xml:space="preserve">. </w:t>
      </w:r>
      <w:r w:rsidR="00CC6981">
        <w:t>This result</w:t>
      </w:r>
      <w:r w:rsidR="005D09F3" w:rsidRPr="0042773F">
        <w:t xml:space="preserve"> </w:t>
      </w:r>
      <w:r w:rsidR="00CC6981" w:rsidRPr="0042773F">
        <w:t>suggest</w:t>
      </w:r>
      <w:r w:rsidR="00CC6981">
        <w:t>s</w:t>
      </w:r>
      <w:r w:rsidR="00CC6981" w:rsidRPr="0042773F">
        <w:t xml:space="preserve"> </w:t>
      </w:r>
      <w:r w:rsidR="005D09F3" w:rsidRPr="0042773F">
        <w:t xml:space="preserve">that redundant targets might lead to </w:t>
      </w:r>
      <w:r w:rsidR="00CC6981">
        <w:t xml:space="preserve">a </w:t>
      </w:r>
      <w:r w:rsidR="005D09F3" w:rsidRPr="0042773F">
        <w:t xml:space="preserve">redundancy cost for discrimination. </w:t>
      </w:r>
      <w:r w:rsidR="005F10CC" w:rsidRPr="0042773F">
        <w:t xml:space="preserve">In subsequent experiments, we further examined what factors contributed to </w:t>
      </w:r>
      <w:r w:rsidR="008C5D1D" w:rsidRPr="0042773F">
        <w:t xml:space="preserve">this </w:t>
      </w:r>
      <w:r w:rsidR="005D09F3" w:rsidRPr="0042773F">
        <w:t>redundancy cost</w:t>
      </w:r>
      <w:r w:rsidR="008628E5" w:rsidRPr="0042773F">
        <w:t>.</w:t>
      </w:r>
      <w:r w:rsidR="005F10CC" w:rsidRPr="0042773F">
        <w:t xml:space="preserve"> </w:t>
      </w:r>
      <w:r w:rsidR="008628E5" w:rsidRPr="0042773F">
        <w:t>W</w:t>
      </w:r>
      <w:r w:rsidR="00532C5C" w:rsidRPr="0042773F">
        <w:t>e found that matching the perceptual grouping efficiency between one</w:t>
      </w:r>
      <w:r w:rsidR="008B3BA5" w:rsidRPr="0042773F">
        <w:t>-target</w:t>
      </w:r>
      <w:r w:rsidR="00532C5C" w:rsidRPr="0042773F">
        <w:t xml:space="preserve"> and </w:t>
      </w:r>
      <w:r w:rsidR="007E1D37" w:rsidRPr="0042773F">
        <w:t xml:space="preserve">two-target </w:t>
      </w:r>
      <w:r w:rsidR="00532C5C" w:rsidRPr="0042773F">
        <w:t xml:space="preserve">displays </w:t>
      </w:r>
      <w:r w:rsidR="0042204E" w:rsidRPr="0042773F">
        <w:t>reduced</w:t>
      </w:r>
      <w:r w:rsidR="00DC1296" w:rsidRPr="0042773F">
        <w:t xml:space="preserve"> the </w:t>
      </w:r>
      <w:r w:rsidR="007A603A" w:rsidRPr="0042773F">
        <w:t>reaction time</w:t>
      </w:r>
      <w:r w:rsidR="00DC1296" w:rsidRPr="0042773F">
        <w:t xml:space="preserve"> cost for </w:t>
      </w:r>
      <w:r w:rsidR="00131625" w:rsidRPr="0042773F">
        <w:t>two targets</w:t>
      </w:r>
      <w:r w:rsidR="00A23C84" w:rsidRPr="0042773F">
        <w:t>, suggesting that perceptual grouping</w:t>
      </w:r>
      <w:r w:rsidR="00566564" w:rsidRPr="0042773F">
        <w:t xml:space="preserve"> partly</w:t>
      </w:r>
      <w:r w:rsidR="00A23C84" w:rsidRPr="0042773F">
        <w:t xml:space="preserve"> modulates the impact of multiple targets</w:t>
      </w:r>
      <w:r w:rsidR="00DC1296" w:rsidRPr="0042773F">
        <w:t xml:space="preserve">. It has been proposed that perceptual grouping efficiency </w:t>
      </w:r>
      <w:r w:rsidR="00CC6981">
        <w:t>determines</w:t>
      </w:r>
      <w:r w:rsidR="00CC6981" w:rsidRPr="0042773F">
        <w:t xml:space="preserve"> </w:t>
      </w:r>
      <w:r w:rsidR="00DC1296" w:rsidRPr="0042773F">
        <w:t>pop-out discrimination</w:t>
      </w:r>
      <w:r w:rsidR="00CC6981">
        <w:t xml:space="preserve"> performance</w:t>
      </w:r>
      <w:r w:rsidR="00DC1296" w:rsidRPr="0042773F">
        <w:t xml:space="preserve"> because of the need to allocate focused attention to a target</w:t>
      </w:r>
      <w:r w:rsidR="003E0563" w:rsidRPr="0042773F">
        <w:t xml:space="preserve">, </w:t>
      </w:r>
      <w:r w:rsidR="00CC6981">
        <w:t>whereas</w:t>
      </w:r>
      <w:r w:rsidR="003E0563" w:rsidRPr="0042773F">
        <w:t xml:space="preserve"> pop-out detection</w:t>
      </w:r>
      <w:r w:rsidR="00CC6981">
        <w:t xml:space="preserve"> does not require focused attention</w:t>
      </w:r>
      <w:r w:rsidR="00DC1296" w:rsidRPr="0042773F">
        <w:t xml:space="preserve"> (Bravo &amp; Nakayama, 1992;</w:t>
      </w:r>
      <w:r w:rsidR="000133CB" w:rsidRPr="0042773F">
        <w:t xml:space="preserve"> </w:t>
      </w:r>
      <w:proofErr w:type="spellStart"/>
      <w:r w:rsidR="000133CB" w:rsidRPr="0042773F">
        <w:rPr>
          <w:rFonts w:eastAsia="Times New Roman"/>
        </w:rPr>
        <w:t>Julesz</w:t>
      </w:r>
      <w:proofErr w:type="spellEnd"/>
      <w:r w:rsidR="000133CB" w:rsidRPr="0042773F">
        <w:rPr>
          <w:rFonts w:eastAsia="Times New Roman"/>
        </w:rPr>
        <w:t>, 1986; Koch &amp; Ullman, 1985</w:t>
      </w:r>
      <w:r w:rsidR="00F23503" w:rsidRPr="0042773F">
        <w:rPr>
          <w:rFonts w:eastAsia="Times New Roman"/>
        </w:rPr>
        <w:t>;</w:t>
      </w:r>
      <w:r w:rsidR="00C22ECF" w:rsidRPr="0042773F">
        <w:rPr>
          <w:lang w:eastAsia="ko-KR"/>
        </w:rPr>
        <w:t xml:space="preserve"> </w:t>
      </w:r>
      <w:proofErr w:type="spellStart"/>
      <w:r w:rsidR="00C22ECF" w:rsidRPr="0042773F">
        <w:rPr>
          <w:lang w:eastAsia="ko-KR"/>
        </w:rPr>
        <w:t>McPeek</w:t>
      </w:r>
      <w:proofErr w:type="spellEnd"/>
      <w:r w:rsidR="00C22ECF" w:rsidRPr="0042773F">
        <w:rPr>
          <w:lang w:eastAsia="ko-KR"/>
        </w:rPr>
        <w:t xml:space="preserve"> et al., 1999; </w:t>
      </w:r>
      <w:r w:rsidR="00DC1296" w:rsidRPr="0042773F">
        <w:t>Song &amp; Nakayama, 2006).</w:t>
      </w:r>
      <w:r w:rsidR="00BE6DC1" w:rsidRPr="0042773F">
        <w:t xml:space="preserve"> This may partly explain the asymmetry in</w:t>
      </w:r>
      <w:r w:rsidR="0004672A" w:rsidRPr="0042773F">
        <w:t xml:space="preserve"> the effects of multiple targets across tasks that we observed in this study.</w:t>
      </w:r>
      <w:r w:rsidR="00BE6DC1" w:rsidRPr="0042773F">
        <w:t xml:space="preserve"> </w:t>
      </w:r>
      <w:r w:rsidR="005D09F3" w:rsidRPr="0042773F">
        <w:t xml:space="preserve">Though perceptual grouping could partly explain the redundancy cost observed in </w:t>
      </w:r>
      <w:r w:rsidR="00671C61" w:rsidRPr="0042773F">
        <w:t xml:space="preserve">our </w:t>
      </w:r>
      <w:r w:rsidR="005D09F3" w:rsidRPr="0042773F">
        <w:t xml:space="preserve">pop-out discrimination task, it </w:t>
      </w:r>
      <w:del w:id="666" w:author="Wilmott, James" w:date="2022-01-05T15:07:00Z">
        <w:r w:rsidR="005D09F3" w:rsidRPr="0042773F" w:rsidDel="004B7FA0">
          <w:delText>is still</w:delText>
        </w:r>
      </w:del>
      <w:ins w:id="667" w:author="Wilmott, James" w:date="2022-01-05T15:07:00Z">
        <w:r w:rsidR="004B7FA0">
          <w:t>remains</w:t>
        </w:r>
      </w:ins>
      <w:r w:rsidR="005D09F3" w:rsidRPr="0042773F">
        <w:t xml:space="preserve"> unclear whether perceptual grouping can also explain the redundancy gain in detection. Further experiments are required to confirm the role of perceptual grouping for target detection.</w:t>
      </w:r>
      <w:r w:rsidR="00671C61" w:rsidRPr="0042773F">
        <w:t xml:space="preserve"> </w:t>
      </w:r>
      <w:r w:rsidR="005D09F3" w:rsidRPr="0042773F">
        <w:t xml:space="preserve"> </w:t>
      </w:r>
    </w:p>
    <w:p w14:paraId="639A2DC7" w14:textId="0C4941AA" w:rsidR="005F10CC" w:rsidRPr="00860329" w:rsidRDefault="00F24F82" w:rsidP="00EC7522">
      <w:pPr>
        <w:spacing w:line="480" w:lineRule="auto"/>
        <w:ind w:firstLine="720"/>
        <w:outlineLvl w:val="0"/>
        <w:rPr>
          <w:color w:val="FF0000"/>
          <w:rPrChange w:id="668" w:author="Wilmott, James" w:date="2022-01-05T15:27:00Z">
            <w:rPr/>
          </w:rPrChange>
        </w:rPr>
      </w:pPr>
      <w:r w:rsidRPr="00860329">
        <w:rPr>
          <w:color w:val="FF0000"/>
          <w:rPrChange w:id="669" w:author="Wilmott, James" w:date="2022-01-05T15:27:00Z">
            <w:rPr/>
          </w:rPrChange>
        </w:rPr>
        <w:t>We also demonstrated tha</w:t>
      </w:r>
      <w:r w:rsidR="000840AF" w:rsidRPr="00860329">
        <w:rPr>
          <w:color w:val="FF0000"/>
          <w:rPrChange w:id="670" w:author="Wilmott, James" w:date="2022-01-05T15:27:00Z">
            <w:rPr/>
          </w:rPrChange>
        </w:rPr>
        <w:t xml:space="preserve">t performance </w:t>
      </w:r>
      <w:r w:rsidR="00E874DD" w:rsidRPr="00860329">
        <w:rPr>
          <w:color w:val="FF0000"/>
          <w:rPrChange w:id="671" w:author="Wilmott, James" w:date="2022-01-05T15:27:00Z">
            <w:rPr/>
          </w:rPrChange>
        </w:rPr>
        <w:t xml:space="preserve">on pop-out discrimination with two targets was modulated by the </w:t>
      </w:r>
      <w:r w:rsidR="005F10CC" w:rsidRPr="00860329">
        <w:rPr>
          <w:color w:val="FF0000"/>
          <w:rPrChange w:id="672" w:author="Wilmott, James" w:date="2022-01-05T15:27:00Z">
            <w:rPr/>
          </w:rPrChange>
        </w:rPr>
        <w:t xml:space="preserve">competition </w:t>
      </w:r>
      <w:r w:rsidR="00E874DD" w:rsidRPr="00860329">
        <w:rPr>
          <w:color w:val="FF0000"/>
          <w:rPrChange w:id="673" w:author="Wilmott, James" w:date="2022-01-05T15:27:00Z">
            <w:rPr/>
          </w:rPrChange>
        </w:rPr>
        <w:t>of potential responses associated with each target</w:t>
      </w:r>
      <w:r w:rsidR="00CE1AB0" w:rsidRPr="00860329">
        <w:rPr>
          <w:color w:val="FF0000"/>
          <w:rPrChange w:id="674" w:author="Wilmott, James" w:date="2022-01-05T15:27:00Z">
            <w:rPr/>
          </w:rPrChange>
        </w:rPr>
        <w:t>,</w:t>
      </w:r>
      <w:r w:rsidR="005F10CC" w:rsidRPr="00860329">
        <w:rPr>
          <w:color w:val="FF0000"/>
          <w:rPrChange w:id="675" w:author="Wilmott, James" w:date="2022-01-05T15:27:00Z">
            <w:rPr/>
          </w:rPrChange>
        </w:rPr>
        <w:t xml:space="preserve"> rather than </w:t>
      </w:r>
      <w:r w:rsidR="005F10CC" w:rsidRPr="00860329">
        <w:rPr>
          <w:color w:val="FF0000"/>
          <w:rPrChange w:id="676" w:author="Wilmott, James" w:date="2022-01-05T15:27:00Z">
            <w:rPr/>
          </w:rPrChange>
        </w:rPr>
        <w:lastRenderedPageBreak/>
        <w:t>perceptual features</w:t>
      </w:r>
      <w:r w:rsidR="00E874DD" w:rsidRPr="00860329">
        <w:rPr>
          <w:color w:val="FF0000"/>
          <w:rPrChange w:id="677" w:author="Wilmott, James" w:date="2022-01-05T15:27:00Z">
            <w:rPr/>
          </w:rPrChange>
        </w:rPr>
        <w:t xml:space="preserve">. </w:t>
      </w:r>
      <w:r w:rsidR="00B2268A" w:rsidRPr="00860329">
        <w:rPr>
          <w:color w:val="FF0000"/>
          <w:rPrChange w:id="678" w:author="Wilmott, James" w:date="2022-01-05T15:27:00Z">
            <w:rPr/>
          </w:rPrChange>
        </w:rPr>
        <w:t>R</w:t>
      </w:r>
      <w:r w:rsidR="007A603A" w:rsidRPr="00860329">
        <w:rPr>
          <w:color w:val="FF0000"/>
          <w:rPrChange w:id="679" w:author="Wilmott, James" w:date="2022-01-05T15:27:00Z">
            <w:rPr/>
          </w:rPrChange>
        </w:rPr>
        <w:t>eaction time</w:t>
      </w:r>
      <w:r w:rsidR="0052342F" w:rsidRPr="00860329">
        <w:rPr>
          <w:color w:val="FF0000"/>
          <w:rPrChange w:id="680" w:author="Wilmott, James" w:date="2022-01-05T15:27:00Z">
            <w:rPr/>
          </w:rPrChange>
        </w:rPr>
        <w:t xml:space="preserve"> when either target was associated with </w:t>
      </w:r>
      <w:r w:rsidR="004A4CD6" w:rsidRPr="00860329">
        <w:rPr>
          <w:color w:val="FF0000"/>
          <w:rPrChange w:id="681" w:author="Wilmott, James" w:date="2022-01-05T15:27:00Z">
            <w:rPr/>
          </w:rPrChange>
        </w:rPr>
        <w:t xml:space="preserve">opposite </w:t>
      </w:r>
      <w:r w:rsidR="0052342F" w:rsidRPr="00860329">
        <w:rPr>
          <w:color w:val="FF0000"/>
          <w:rPrChange w:id="682" w:author="Wilmott, James" w:date="2022-01-05T15:27:00Z">
            <w:rPr/>
          </w:rPrChange>
        </w:rPr>
        <w:t>responses</w:t>
      </w:r>
      <w:r w:rsidR="00CB2100" w:rsidRPr="00860329">
        <w:rPr>
          <w:color w:val="FF0000"/>
          <w:rPrChange w:id="683" w:author="Wilmott, James" w:date="2022-01-05T15:27:00Z">
            <w:rPr/>
          </w:rPrChange>
        </w:rPr>
        <w:t xml:space="preserve"> was slower than</w:t>
      </w:r>
      <w:r w:rsidR="00E874DD" w:rsidRPr="00860329">
        <w:rPr>
          <w:color w:val="FF0000"/>
          <w:rPrChange w:id="684" w:author="Wilmott, James" w:date="2022-01-05T15:27:00Z">
            <w:rPr/>
          </w:rPrChange>
        </w:rPr>
        <w:t xml:space="preserve"> </w:t>
      </w:r>
      <w:r w:rsidR="0052342F" w:rsidRPr="00860329">
        <w:rPr>
          <w:color w:val="FF0000"/>
          <w:rPrChange w:id="685" w:author="Wilmott, James" w:date="2022-01-05T15:27:00Z">
            <w:rPr/>
          </w:rPrChange>
        </w:rPr>
        <w:t xml:space="preserve">when the responses were the same, regardless of whether the target shapes matched or not. </w:t>
      </w:r>
      <w:r w:rsidR="000F3124" w:rsidRPr="00860329">
        <w:rPr>
          <w:color w:val="FF0000"/>
          <w:rPrChange w:id="686" w:author="Wilmott, James" w:date="2022-01-05T15:27:00Z">
            <w:rPr/>
          </w:rPrChange>
        </w:rPr>
        <w:t xml:space="preserve">This pattern of results suggests that both responses associated with either target were activated and that </w:t>
      </w:r>
      <w:r w:rsidR="00F1721E" w:rsidRPr="00860329">
        <w:rPr>
          <w:color w:val="FF0000"/>
          <w:rPrChange w:id="687" w:author="Wilmott, James" w:date="2022-01-05T15:27:00Z">
            <w:rPr/>
          </w:rPrChange>
        </w:rPr>
        <w:t>interference driven by the opposing nature of the responses (</w:t>
      </w:r>
      <w:r w:rsidR="00FD7158" w:rsidRPr="00860329">
        <w:rPr>
          <w:color w:val="FF0000"/>
          <w:rPrChange w:id="688" w:author="Wilmott, James" w:date="2022-01-05T15:27:00Z">
            <w:rPr/>
          </w:rPrChange>
        </w:rPr>
        <w:t xml:space="preserve">press </w:t>
      </w:r>
      <w:r w:rsidR="00F1721E" w:rsidRPr="00860329">
        <w:rPr>
          <w:color w:val="FF0000"/>
          <w:rPrChange w:id="689" w:author="Wilmott, James" w:date="2022-01-05T15:27:00Z">
            <w:rPr/>
          </w:rPrChange>
        </w:rPr>
        <w:t xml:space="preserve">‘top’ </w:t>
      </w:r>
      <w:r w:rsidR="0055448A" w:rsidRPr="00860329">
        <w:rPr>
          <w:color w:val="FF0000"/>
          <w:rPrChange w:id="690" w:author="Wilmott, James" w:date="2022-01-05T15:27:00Z">
            <w:rPr/>
          </w:rPrChange>
        </w:rPr>
        <w:t xml:space="preserve">or </w:t>
      </w:r>
      <w:r w:rsidR="00F1721E" w:rsidRPr="00860329">
        <w:rPr>
          <w:color w:val="FF0000"/>
          <w:rPrChange w:id="691" w:author="Wilmott, James" w:date="2022-01-05T15:27:00Z">
            <w:rPr/>
          </w:rPrChange>
        </w:rPr>
        <w:t xml:space="preserve">‘bottom’) incurred slowed </w:t>
      </w:r>
      <w:r w:rsidR="007A603A" w:rsidRPr="00860329">
        <w:rPr>
          <w:color w:val="FF0000"/>
          <w:rPrChange w:id="692" w:author="Wilmott, James" w:date="2022-01-05T15:27:00Z">
            <w:rPr/>
          </w:rPrChange>
        </w:rPr>
        <w:t>reaction time</w:t>
      </w:r>
      <w:r w:rsidR="00F1721E" w:rsidRPr="00860329">
        <w:rPr>
          <w:color w:val="FF0000"/>
          <w:rPrChange w:id="693" w:author="Wilmott, James" w:date="2022-01-05T15:27:00Z">
            <w:rPr/>
          </w:rPrChange>
        </w:rPr>
        <w:t>s.</w:t>
      </w:r>
      <w:moveFromRangeStart w:id="694" w:author="Wilmott, James" w:date="2022-01-05T15:27:00Z" w:name="勰翾쯄匰翾礨翾륣凛㘀⨟羀쯄匰翾礨翾㹰翾۔㵠翾₭翿㲰翾㲸翾㲼翾㳀翾㳄翾㳈翾㳌翾㳐翾㳔翾㳘翾㳜翾㳠翾㳤翾㳨翾㳬翾ߦ넚Ḅ翾뾵⁻翿㴀翾⁻翿륣凛苼임젓㘀⨟羀쯄챓㘀⨟羀㵠翾䀀怀䇀怀䇀怀ꎣꎣꎣꎣ놠⤀羀뀀⤀羀㶐翾☗₣翿䇀怀똨聥翿륣凛㷐翾ꈏ⁽翿챓뀀⤀羀move92288714翾㷰翾츰⁻翿往ɼ怀㸐翾⥚ሇ㹘翾㹐翾㹀翾晍ךߦ丘߶㗸翾륣凛礨翾礨翾匰翾卐翾勰翾㻰翾퀧܊@入ّ㘀⨟羀㺼翾㘀⨟쯄卐翾匰翾礀翾팟ِ⧇羀⁻翿Ā㾸翾ĂĀːːŨ戮⿐㷠⿐㷠֠֠֠֠ːːː⒐⒐⿐d⒐＀＀＀＀ࠁ老ː＀ࠁ老ː＀ࠁ老ː＀ࠁ老ː＀Āࠁ老ː＀Ąࠁ老ː＀Ăࠁ老ː＀Ąࠁ老ː＀Ăࠁ老ː＀...)()()()()()怀넀聥翿륣凛䋀翾ꈏ⁽翿뀀⤀羀쀀⾈羀退ࢉ䋐翾桋⁴翿넀⤀羀뀀⤀羀8ࠚ怰Ȧ怀䌐翾䅰⁴翿ꀀᎸ䍐翾䀀Ȧ怀8ࠚ怰Ȧ怀䍰翾얏ᄈ䐀翾魖״䎠翾쀉ࠚ稈⣏羀䊀ࠩ8ࠚ8䋀ࠩ䑐翾镅״䐰翾䋸ࠩ䋼ࠩ㘀⨟羀漁߿䖸翾䑠翾齟״䑠翾✬ה䢀翾谤״䢐翾谤״㑣昳㙣搶　耀耀씫챕㘀⨟羀㘀⨟羀⪕羀⪕羀翿씫챕㘀⨟㠥u翿䗰翾！㘁⨟ৎ䣄翾좈ࠨ씫䢸翾䣈翾쀁씫㠥u륣凛㘀⨟羀泀翾⪕羀씫Ⳁ⪖羀沰翾ע륣凛㘀⨟羀洀翾⪕羀씫Ⳁ⪖羀泰翾ע䟀翾嗬ץ䢀翾듷ד䢐翾듷ד　耀耀씫챕㘀⨟羀좈ࠨ　⧰羀踐ࠀ䧰翾䢀翾ד悀翾蘳מ翾좈ࠨ㯐ӟÿ邂Ţ愈翾踐ࠀ伀ߦৎ㯐踐ࠀ蝘ߺ齘ţ怀齀ţ怀쯄쯄㘀⨟羀蕰ߺ薨ߺ蘈ߺ蚸ߺ裨ߺ谠ߺ㘀⨟羀匀翾Ā㘀⨟羀耀虨ߺ￢窬翾࿿n竖翾⠁ࠬ送ࠨ餐߰쯄쯄㘀⨟羀ā좌ࠨ좔ࠨ쀀Ƞ怀鐀⨓羀쯄챓㘀⨟羀좈ࠨ䀀˙怀ꀀᎸ樀˙怀ꀀᎸ⺴怀▴怀哰翾㱭⁴翿㲴怀Ꮈ怀怀က怀P￻樀˙怀ဴᎹက怀怀&#10;唠翾킙₂翿嘠翾܀Ꮉ惢翾墰翾煒₃翿ꀀᎸ喀翾㐭⁴翿㏵⁴翿ꀀ胂翿妸翾嬹₇翿衈ߺᎼ爡ₚ翿㸐₇翿橕ₚ翿&#9;&#10;ޭ惢翾妸堀翾筠胅翿ᜐħ怀樀˙怀܀樁˙怀樁˙怀樀˙怀嚰翾᜘ħ怀က砰尰翾尸翾埧翾㉘胁翿X 0屠翾宀翾륣凛ǠĀāāĀː產ì＀＀＀＀＀＀＀＀＀⷇掚ꋖ㞏륣凛惠翾孰翾઒₄翿尰翾屐翾ᳱ₃翿글Ꮈ寰翾㗭⁴翿왠ࠨ왠ࠨ殊翾ꀀᎸ 尐翾䅰⁴翿ꀀᎸ屐翾˟怀ᜐħ怀捰翾筠胅翿瘀翾揫ₜ翿#！耀耀࣠胭翿ी胭翿੠胭翿à胭翿ঀ胭翿ठ胭翿緐胅翿ॠ胭翿ࡠ胭翿ୠ胭翿஠胭翿舠胅翿ੀ胭翿㦀˟怀筠胅翿ࠠ胭翿憀翾捰翾ᜐħ怀歰翾筠胅翿贁胠翿歲翾跳ᄑ捰翾`欐翾廐翾#！砰〱㈸挸㘶0耀䀀＀dЉЉЉЁ＀＀＀＀&#10;&amp;%ÿ呄jæ魛Õ緭1ꖥ¥샿牄Ä군G挅Á侕rÿæ呄j榐翾熓ₙ翿䇀湪緐胅翿䇀湪䇀湪ꕈ聥翿䨠胩翿渰翾歝ₙ翿ꕈ聥翿䨠胩翿Āࠀ樀翾熓ₙ翿䇀湪緐胅翿䇀湪䇀湪ꕈ聥翿䨠胩翿溠翾歝ₙ翿Āࠀ笀胅翿筠胅翿笁胅檰翾熓ₙ翿䇀湪緐胅翿䇀湪䇀湪ꕈ聥翿䨠胩翿潐翾歝ₙ翿Āࠀ笀胅翿筠胅翿䇀湪笁胅䇀湪ꕈ聥翿 胩翿激翾歝ₙ翿ꕈ聥翿䨠胩翿Āࠀ殐翾熓ₙ翿䇀湪緐胅翿䇀湪䇀湪ꕈ聥翿䨠胩翿瀰翾歝ₙ翿Āࠀ笀胅翿翿筠胅翿笁胅獉⃜翿汀翾熓ₙ翿䇀湪緐胅翿䇀湪䇀湪ꕈ聥翿䨠胩翿烠翾歝ₙ翿獉⃜翿Āࠀ笀胅翿翿筠胅翿焰笁胅歝ₙ翿ꕈ聥翿 胩翿Āࠀ⃼洀翾熓ₙ翿묗℁翿涰翾묗℁翿咇ℂ翿獉⃜翿爰翾샾ₚ翿笀胅翿笁胅翿牠笁胅륣凛蓸ネ羀⃼涰翾熓ₙ翿묗℁翿湠翾묗℁翿ꕈ聥翿䨠胩翿牐翾歝ₙ翿륣凛漨翾Āࠀ笀胅翿笁胅翿猐笁胅륣凛蓸ネ羀溠翾뙷⌉翿渷緐胅㶄Z묗℁翿䨠胩翿猀翾潀翾륣凛濘翾쀀Ħ怀ꀀᎸĦ怀漀0ꀀᎸꐀᎸ漰翾㗭⁴翿渷ဃ쀀000ꀀᎸ0潐翾啍⁴翿ꀀ胂翿ꠀ胜翿澐翾⁵翿ꔠ聥翿筠胅翿筠胅翿Ħ怀꡸胜翿濰翾痜ₙ翿蓸ネ羀륣凛筠胅翿筠胅翿璐翾淅ₙ翿ꀀᎸ㠠怀Āࠀ疔翾筠胅翿炠笀胅㗭⁴翿灰翾쀀翾翾熠翾䕠g怀≗₟翿烀翾箻翿䕠g怀Ѐ墠g怀咇ℂ翿믁℁翿瘐翾샾ₚ翿跙ᄑ&#10;癀翾샾ₚ翿跙ᄑ癰翾牀翾⧇夀g怀燠翾牰翾夀gă咇ℂ翿ȅ怀眀翾샾ₚ翿쥀ﻘ륣凛蓸ネ羀犠翾뙷⌉翿渷؀猰翾ₙ翿륣凛珘翾畴翾猐翾蓸ネ羀ȅ怀Ħ怀跙ᄑ矰翾샾ₚ翿&#13; ꀀᎸꈀᎸ쀀Ħ！쀀怀ꀀᎸ琠翾ꀀᎸꀀᎸ珠翾㔀⁴翿珰翾翾ꀀᎸ琐翾㏵⁴翿䅰⁴翿Ā원怀ăꀀᎸ쀀怀ꀀᎸｐ怀ꀀᎸꀀᎸ瓰翾㗭⁴翿ꀀᎸဃ쀀0ꀀᎸ甐翾啍⁴翿ꀀ胂翿넀聥翿畐翾耘넀聥翿￸翿疀翾ꗺ⁻翿넀聥翿Ħ怀륣凛nnĦ怀Ħ怀쒐⁻翿箻翿癀翾ꈏ⁽翿넀聥̝䅰⁴翿ꀀᎸ癐翾쀀怀䅰⁴翿ꀀᎸ皀翾耀怀鐠怀쨦⃼翿쀀Ħ怀怀笀胅翿筠胅翿Ħ怀ꔠ聥翿矰翾₭翿盰翾怀怀䅰⁴翿쀀Ƞ怀ꀀᎸ쀀Ƞ怀PꀀᎸꠀᎸ瞐翾㔀⁴翿莆ဃ쀀P翾PPꀀᎸꀀ胂翿၀ል쁚ለ쀀Ƞ怀쀀⾈羀竰翾ଽ矠翾쨔ህ쀀Ƞ怀竰翾砠翾ﲕህ竰翾砠翾ᠪ₎翿쀀Ƞ怀竰翾硐翾떵ᄈ慈ᄒ磔翾竰翾쇠Ħ怀磀翾꽟ᄈ竰翾ࠚ&#13;쀀⾈羀竰륣凛길翾竰翾素翾萓״竖翾窬翾ą㘀⨟羀燋؅簀翾稠翾穀翾簘翾簰翾穠翾窀翾籈翾籠翾籸翾粐翾粨翾窠翾竀翾章翾笀翾笠翾筀翾筠翾糀翾糘翾简翾箠翾節翾篠翾䳐ߨ祀翾稈翾㑈߫Ṡ߅?怀脰ߨ懎߅꘎޻澘߿翿窐翾戁߅꫐߬n깤翾脰ߨ좈ࠨ퀖߃n깘翾抔쀀Ƞ怀ᷠ₏翿ࢉ㲑ࢉ㲑둟喕ἁ筀翾㘀⨟羀㘀⨟羀筐翾眮₎翿鰳帟宒簀翾⻮ⁿ翿拪߅퀖߃胂翿꫐߬挰߅ጠ⣽羀꫐߬捂߅　⧰羀翾脰ߨ捒߅ꩨ߄g怀꫐߬据߅㘀⨟羀糐翾糀翾どⁿ翿1怀膐ߨ懠߅n膐ߨ懨߅膐ߨ戎߅ÿ膐ߨ或߅㒈߫戠߅最粰翾ﯞה紐翾紀翾紈翾糐翾㒜צ糰翾㑥צ길翾륣凛⇀길翾㘀⨟羀긠翾᫰׵ÿ翾怀翿㘀⨟羀퀖߃ጠ⣽羀　⧰羀ꩨ߄㘀⨟羀퀖߃쯄쯄ጠ⣽羀　⧰羀ꩨ߄㘀⨟羀緐翾YPY퀖߃뷐⽪羀⸀ᖂ적ࠨ᪠ߤÿ ꩨ߄ጠ⣽羀踐ࠀ஠胭쯄쯄ጠ⣽羀꘎޻　⧰羀ꩨ߄　⧰羀n㘀⨟羀n笀胅翿ࠠ胭翿芠翾蒐翾ᜐħ怀谰翾跠胠翿筠胅翿贁胠翿谲翾㶗⃕翿蒐翾羠翾嗬ץ聠翾듷ד'＀좈ࠨ　⧰羀踐ࠀ臐翾謠༜ᖐ᥼羀肐翾㠃ו摅瑩慐瑳e㘀⨟羀胐翾⸸מ좈ࠨ꺈翾࠭길翾᪠ߤ脐翾ใ׵돐ࠬ鞀翾脐翾ד踐ࠀ긐翾Ѩל踐ࠀ᫂͠ߤɘ踐ࠀ翾륣凛℀륣凛̀℀Ď怀Y꾐翾坛؅좈ࠨY͠n矬״㘀⨟羀ÿ邂Ţ℀Ď怀n꿌翾薰΍͠℀Ď怀薰΍怀u嚸໕꾠翾唩؅꿠翾卡๔翾꼀翾൥侀Ƅ怀끀翾芗൨ൡ侀Ƅ怀薰΍怀薰΍怀薰΍怀嚸໕낐翾ൡЂ侀Ƅ怀薰΍怀嚸໕냸翾u薰΍怀넰翾ൡ蘸΍怀넀翾뫉൓薰΍怀넰翾捲๕넰翾薰΍怀薰΍怀⪂羀嚸໕u놀翾ൡ薰΍怀놐翾薰΍怀㧰̞怀す罌꧋䮿薰΍怀薰΍怀뇀翾Ḑ๳薰΍怀嚸໕뇐翾鄐ڎ怀撀ƙ怀䰠⪀羀뇠翾啿๳薰΍怀ꠀ⁻翿눠翾톟๟鄐ڎ怀ꠀ⁻翿す罌꧋䮿撀ƙ怀箻翿䰠⪀羀뎀翾悖₟翿토胇翿뎐翾毮篆翿䰠⪀羀ȕꀀᎸ&lt;ꠀᎸಆ耀ಆ耀Ꮌ뙾帙宒Ă謠΃幐Ȧ怀$⊀ᎹC�⠈Ꮉ쀀⌝翿둠翾⁨翿ˢ⁨翿덀翾⁵翿BC毮"/>
      <w:del w:id="695" w:author="Wilmott, James" w:date="2022-01-05T15:27:00Z">
        <w:r w:rsidR="00F1721E" w:rsidRPr="00860329" w:rsidDel="00EC7522">
          <w:rPr>
            <w:color w:val="FF0000"/>
            <w:rPrChange w:id="696" w:author="Wilmott, James" w:date="2022-01-05T15:27:00Z">
              <w:rPr/>
            </w:rPrChange>
          </w:rPr>
          <w:delText xml:space="preserve"> </w:delText>
        </w:r>
      </w:del>
      <w:moveToRangeStart w:id="697" w:author="Wilmott, James" w:date="2022-01-05T15:24:00Z" w:name="move92288714"/>
      <w:moveTo w:id="698" w:author="Wilmott, James" w:date="2022-01-05T15:24:00Z">
        <w:del w:id="699" w:author="Wilmott, James" w:date="2022-01-05T15:24:00Z">
          <w:r w:rsidR="00450501" w:rsidRPr="00860329" w:rsidDel="00EC7522">
            <w:rPr>
              <w:color w:val="FF0000"/>
              <w:rPrChange w:id="700" w:author="Wilmott, James" w:date="2022-01-05T15:27:00Z">
                <w:rPr/>
              </w:rPrChange>
            </w:rPr>
            <w:delText>Our results suggest that such a competition may arise during pop-out discrimination when multiple targets differ in their potential responses.</w:delText>
          </w:r>
        </w:del>
        <w:moveFromRangeEnd w:id="694"/>
        <w:r w:rsidR="00450501" w:rsidRPr="00860329">
          <w:rPr>
            <w:color w:val="FF0000"/>
            <w:rPrChange w:id="701" w:author="Wilmott, James" w:date="2022-01-05T15:27:00Z">
              <w:rPr/>
            </w:rPrChange>
          </w:rPr>
          <w:t xml:space="preserve"> </w:t>
        </w:r>
      </w:moveTo>
      <w:moveToRangeEnd w:id="697"/>
      <w:r w:rsidR="00F1721E" w:rsidRPr="00860329">
        <w:rPr>
          <w:color w:val="FF0000"/>
          <w:rPrChange w:id="702" w:author="Wilmott, James" w:date="2022-01-05T15:27:00Z">
            <w:rPr/>
          </w:rPrChange>
        </w:rPr>
        <w:t>Many studies suggest that simultaneously active responses can compete with each other, which causes conflict that must be resolved prior to one response being executed (Eriksen &amp; Eriksen, 1974; Eriksen &amp; Schultz, 1979; Gratton, et al.</w:t>
      </w:r>
      <w:r w:rsidR="00F537E1" w:rsidRPr="00860329">
        <w:rPr>
          <w:color w:val="FF0000"/>
          <w:rPrChange w:id="703" w:author="Wilmott, James" w:date="2022-01-05T15:27:00Z">
            <w:rPr/>
          </w:rPrChange>
        </w:rPr>
        <w:t>,</w:t>
      </w:r>
      <w:r w:rsidR="00F1721E" w:rsidRPr="00860329">
        <w:rPr>
          <w:color w:val="FF0000"/>
          <w:rPrChange w:id="704" w:author="Wilmott, James" w:date="2022-01-05T15:27:00Z">
            <w:rPr/>
          </w:rPrChange>
        </w:rPr>
        <w:t xml:space="preserve"> 1988; Fournier &amp; Eriksen, 1990).</w:t>
      </w:r>
      <w:ins w:id="705" w:author="Wilmott, James" w:date="2022-01-05T15:11:00Z">
        <w:r w:rsidR="006519F4" w:rsidRPr="00860329">
          <w:rPr>
            <w:color w:val="FF0000"/>
            <w:rPrChange w:id="706" w:author="Wilmott, James" w:date="2022-01-05T15:27:00Z">
              <w:rPr/>
            </w:rPrChange>
          </w:rPr>
          <w:t xml:space="preserve"> </w:t>
        </w:r>
      </w:ins>
      <w:ins w:id="707" w:author="Wilmott, James" w:date="2022-01-05T15:16:00Z">
        <w:r w:rsidR="006519F4" w:rsidRPr="00860329">
          <w:rPr>
            <w:color w:val="FF0000"/>
            <w:rPrChange w:id="708" w:author="Wilmott, James" w:date="2022-01-05T15:27:00Z">
              <w:rPr/>
            </w:rPrChange>
          </w:rPr>
          <w:t>Those</w:t>
        </w:r>
      </w:ins>
      <w:ins w:id="709" w:author="Wilmott, James" w:date="2022-01-05T15:15:00Z">
        <w:r w:rsidR="006519F4" w:rsidRPr="00860329">
          <w:rPr>
            <w:color w:val="FF0000"/>
            <w:rPrChange w:id="710" w:author="Wilmott, James" w:date="2022-01-05T15:27:00Z">
              <w:rPr/>
            </w:rPrChange>
          </w:rPr>
          <w:t xml:space="preserve"> studies and the</w:t>
        </w:r>
      </w:ins>
      <w:ins w:id="711" w:author="Wilmott, James" w:date="2022-01-05T15:11:00Z">
        <w:r w:rsidR="006519F4" w:rsidRPr="00860329">
          <w:rPr>
            <w:color w:val="FF0000"/>
            <w:rPrChange w:id="712" w:author="Wilmott, James" w:date="2022-01-05T15:27:00Z">
              <w:rPr/>
            </w:rPrChange>
          </w:rPr>
          <w:t xml:space="preserve"> finding</w:t>
        </w:r>
      </w:ins>
      <w:ins w:id="713" w:author="Wilmott, James" w:date="2022-01-05T15:15:00Z">
        <w:r w:rsidR="006519F4" w:rsidRPr="00860329">
          <w:rPr>
            <w:color w:val="FF0000"/>
            <w:rPrChange w:id="714" w:author="Wilmott, James" w:date="2022-01-05T15:27:00Z">
              <w:rPr/>
            </w:rPrChange>
          </w:rPr>
          <w:t>s reported here</w:t>
        </w:r>
      </w:ins>
      <w:ins w:id="715" w:author="Wilmott, James" w:date="2022-01-05T15:11:00Z">
        <w:r w:rsidR="006519F4" w:rsidRPr="00860329">
          <w:rPr>
            <w:color w:val="FF0000"/>
            <w:rPrChange w:id="716" w:author="Wilmott, James" w:date="2022-01-05T15:27:00Z">
              <w:rPr/>
            </w:rPrChange>
          </w:rPr>
          <w:t xml:space="preserve"> are consistent with a motor coactivation model of redundant target </w:t>
        </w:r>
      </w:ins>
      <w:ins w:id="717" w:author="Wilmott, James" w:date="2022-01-05T15:22:00Z">
        <w:r w:rsidR="00DE0BEB" w:rsidRPr="00860329">
          <w:rPr>
            <w:color w:val="FF0000"/>
            <w:rPrChange w:id="718" w:author="Wilmott, James" w:date="2022-01-05T15:27:00Z">
              <w:rPr/>
            </w:rPrChange>
          </w:rPr>
          <w:t>decision making</w:t>
        </w:r>
      </w:ins>
      <w:ins w:id="719" w:author="Wilmott, James" w:date="2022-01-05T15:11:00Z">
        <w:r w:rsidR="006519F4" w:rsidRPr="00860329">
          <w:rPr>
            <w:color w:val="FF0000"/>
            <w:rPrChange w:id="720" w:author="Wilmott, James" w:date="2022-01-05T15:27:00Z">
              <w:rPr/>
            </w:rPrChange>
          </w:rPr>
          <w:t xml:space="preserve"> </w:t>
        </w:r>
      </w:ins>
      <w:ins w:id="721" w:author="Wilmott, James" w:date="2022-01-05T15:13:00Z">
        <w:r w:rsidR="006519F4" w:rsidRPr="00860329">
          <w:rPr>
            <w:color w:val="FF0000"/>
            <w:rPrChange w:id="722" w:author="Wilmott, James" w:date="2022-01-05T15:27:00Z">
              <w:rPr/>
            </w:rPrChange>
          </w:rPr>
          <w:t>where</w:t>
        </w:r>
      </w:ins>
      <w:ins w:id="723" w:author="Wilmott, James" w:date="2022-01-05T15:16:00Z">
        <w:r w:rsidR="005E0330" w:rsidRPr="00860329">
          <w:rPr>
            <w:color w:val="FF0000"/>
            <w:rPrChange w:id="724" w:author="Wilmott, James" w:date="2022-01-05T15:27:00Z">
              <w:rPr/>
            </w:rPrChange>
          </w:rPr>
          <w:t xml:space="preserve"> the activity </w:t>
        </w:r>
      </w:ins>
      <w:ins w:id="725" w:author="Wilmott, James" w:date="2022-01-05T15:17:00Z">
        <w:r w:rsidR="005E0330" w:rsidRPr="00860329">
          <w:rPr>
            <w:color w:val="FF0000"/>
            <w:rPrChange w:id="726" w:author="Wilmott, James" w:date="2022-01-05T15:27:00Z">
              <w:rPr/>
            </w:rPrChange>
          </w:rPr>
          <w:t>of</w:t>
        </w:r>
      </w:ins>
      <w:ins w:id="727" w:author="Wilmott, James" w:date="2022-01-05T15:16:00Z">
        <w:r w:rsidR="005E0330" w:rsidRPr="00860329">
          <w:rPr>
            <w:color w:val="FF0000"/>
            <w:rPrChange w:id="728" w:author="Wilmott, James" w:date="2022-01-05T15:27:00Z">
              <w:rPr/>
            </w:rPrChange>
          </w:rPr>
          <w:t xml:space="preserve"> </w:t>
        </w:r>
      </w:ins>
      <w:ins w:id="729" w:author="Wilmott, James" w:date="2022-01-05T15:22:00Z">
        <w:r w:rsidR="00DE0BEB" w:rsidRPr="00860329">
          <w:rPr>
            <w:color w:val="FF0000"/>
            <w:rPrChange w:id="730" w:author="Wilmott, James" w:date="2022-01-05T15:27:00Z">
              <w:rPr/>
            </w:rPrChange>
          </w:rPr>
          <w:t xml:space="preserve">processing </w:t>
        </w:r>
      </w:ins>
      <w:ins w:id="731" w:author="Wilmott, James" w:date="2022-01-05T15:16:00Z">
        <w:r w:rsidR="005E0330" w:rsidRPr="00860329">
          <w:rPr>
            <w:color w:val="FF0000"/>
            <w:rPrChange w:id="732" w:author="Wilmott, James" w:date="2022-01-05T15:27:00Z">
              <w:rPr/>
            </w:rPrChange>
          </w:rPr>
          <w:t xml:space="preserve">nodes associated with </w:t>
        </w:r>
      </w:ins>
      <w:ins w:id="733" w:author="Wilmott, James" w:date="2022-01-05T15:14:00Z">
        <w:r w:rsidR="006519F4" w:rsidRPr="00860329">
          <w:rPr>
            <w:color w:val="FF0000"/>
            <w:rPrChange w:id="734" w:author="Wilmott, James" w:date="2022-01-05T15:27:00Z">
              <w:rPr/>
            </w:rPrChange>
          </w:rPr>
          <w:t>multiple activated responses are</w:t>
        </w:r>
      </w:ins>
      <w:ins w:id="735" w:author="Wilmott, James" w:date="2022-01-05T15:15:00Z">
        <w:r w:rsidR="006519F4" w:rsidRPr="00860329">
          <w:rPr>
            <w:color w:val="FF0000"/>
            <w:rPrChange w:id="736" w:author="Wilmott, James" w:date="2022-01-05T15:27:00Z">
              <w:rPr/>
            </w:rPrChange>
          </w:rPr>
          <w:t xml:space="preserve"> </w:t>
        </w:r>
      </w:ins>
      <w:ins w:id="737" w:author="Wilmott, James" w:date="2022-01-05T15:17:00Z">
        <w:r w:rsidR="005E0330" w:rsidRPr="00860329">
          <w:rPr>
            <w:color w:val="FF0000"/>
            <w:rPrChange w:id="738" w:author="Wilmott, James" w:date="2022-01-05T15:27:00Z">
              <w:rPr/>
            </w:rPrChange>
          </w:rPr>
          <w:t xml:space="preserve">summated (Miller, 1982; </w:t>
        </w:r>
        <w:proofErr w:type="spellStart"/>
        <w:r w:rsidR="005E0330" w:rsidRPr="00860329">
          <w:rPr>
            <w:color w:val="FF0000"/>
            <w:rPrChange w:id="739" w:author="Wilmott, James" w:date="2022-01-05T15:27:00Z">
              <w:rPr/>
            </w:rPrChange>
          </w:rPr>
          <w:t>Giray</w:t>
        </w:r>
        <w:proofErr w:type="spellEnd"/>
        <w:r w:rsidR="005E0330" w:rsidRPr="00860329">
          <w:rPr>
            <w:color w:val="FF0000"/>
            <w:rPrChange w:id="740" w:author="Wilmott, James" w:date="2022-01-05T15:27:00Z">
              <w:rPr/>
            </w:rPrChange>
          </w:rPr>
          <w:t xml:space="preserve"> and Ulrich</w:t>
        </w:r>
        <w:r w:rsidR="005E0330" w:rsidRPr="00860329">
          <w:rPr>
            <w:color w:val="FF0000"/>
            <w:rPrChange w:id="741" w:author="Wilmott, James" w:date="2022-01-05T15:27:00Z">
              <w:rPr/>
            </w:rPrChange>
          </w:rPr>
          <w:t xml:space="preserve">, </w:t>
        </w:r>
        <w:r w:rsidR="005E0330" w:rsidRPr="00860329">
          <w:rPr>
            <w:color w:val="FF0000"/>
            <w:rPrChange w:id="742" w:author="Wilmott, James" w:date="2022-01-05T15:27:00Z">
              <w:rPr/>
            </w:rPrChange>
          </w:rPr>
          <w:t>1993</w:t>
        </w:r>
        <w:r w:rsidR="005E0330" w:rsidRPr="00860329">
          <w:rPr>
            <w:color w:val="FF0000"/>
            <w:rPrChange w:id="743" w:author="Wilmott, James" w:date="2022-01-05T15:27:00Z">
              <w:rPr/>
            </w:rPrChange>
          </w:rPr>
          <w:t>)</w:t>
        </w:r>
      </w:ins>
      <w:ins w:id="744" w:author="Wilmott, James" w:date="2022-01-05T15:20:00Z">
        <w:r w:rsidR="005E0330" w:rsidRPr="00860329">
          <w:rPr>
            <w:color w:val="FF0000"/>
            <w:rPrChange w:id="745" w:author="Wilmott, James" w:date="2022-01-05T15:27:00Z">
              <w:rPr/>
            </w:rPrChange>
          </w:rPr>
          <w:t>. In such an processing architecture,</w:t>
        </w:r>
      </w:ins>
      <w:ins w:id="746" w:author="Wilmott, James" w:date="2022-01-05T15:17:00Z">
        <w:r w:rsidR="005E0330" w:rsidRPr="00860329">
          <w:rPr>
            <w:color w:val="FF0000"/>
            <w:rPrChange w:id="747" w:author="Wilmott, James" w:date="2022-01-05T15:27:00Z">
              <w:rPr/>
            </w:rPrChange>
          </w:rPr>
          <w:t xml:space="preserve"> </w:t>
        </w:r>
      </w:ins>
      <w:ins w:id="748" w:author="Wilmott, James" w:date="2022-01-05T15:18:00Z">
        <w:r w:rsidR="005E0330" w:rsidRPr="00860329">
          <w:rPr>
            <w:color w:val="FF0000"/>
            <w:rPrChange w:id="749" w:author="Wilmott, James" w:date="2022-01-05T15:27:00Z">
              <w:rPr/>
            </w:rPrChange>
          </w:rPr>
          <w:t xml:space="preserve">response conflict </w:t>
        </w:r>
      </w:ins>
      <w:ins w:id="750" w:author="Wilmott, James" w:date="2022-01-05T15:21:00Z">
        <w:r w:rsidR="005E0330" w:rsidRPr="00860329">
          <w:rPr>
            <w:color w:val="FF0000"/>
            <w:rPrChange w:id="751" w:author="Wilmott, James" w:date="2022-01-05T15:27:00Z">
              <w:rPr/>
            </w:rPrChange>
          </w:rPr>
          <w:t xml:space="preserve">could </w:t>
        </w:r>
      </w:ins>
      <w:ins w:id="752" w:author="Wilmott, James" w:date="2022-01-05T15:22:00Z">
        <w:r w:rsidR="00DE0BEB" w:rsidRPr="00860329">
          <w:rPr>
            <w:color w:val="FF0000"/>
            <w:rPrChange w:id="753" w:author="Wilmott, James" w:date="2022-01-05T15:27:00Z">
              <w:rPr/>
            </w:rPrChange>
          </w:rPr>
          <w:t xml:space="preserve">incur a redundancy cost by either slowing </w:t>
        </w:r>
      </w:ins>
      <w:ins w:id="754" w:author="Wilmott, James" w:date="2022-01-05T15:23:00Z">
        <w:r w:rsidR="00DE0BEB" w:rsidRPr="00860329">
          <w:rPr>
            <w:color w:val="FF0000"/>
            <w:rPrChange w:id="755" w:author="Wilmott, James" w:date="2022-01-05T15:27:00Z">
              <w:rPr/>
            </w:rPrChange>
          </w:rPr>
          <w:t>down</w:t>
        </w:r>
      </w:ins>
      <w:ins w:id="756" w:author="Wilmott, James" w:date="2022-01-05T15:21:00Z">
        <w:r w:rsidR="005E0330" w:rsidRPr="00860329">
          <w:rPr>
            <w:color w:val="FF0000"/>
            <w:rPrChange w:id="757" w:author="Wilmott, James" w:date="2022-01-05T15:27:00Z">
              <w:rPr/>
            </w:rPrChange>
          </w:rPr>
          <w:t xml:space="preserve"> the rate of </w:t>
        </w:r>
      </w:ins>
      <w:ins w:id="758" w:author="Wilmott, James" w:date="2022-01-05T15:23:00Z">
        <w:r w:rsidR="00DE0BEB" w:rsidRPr="00860329">
          <w:rPr>
            <w:color w:val="FF0000"/>
            <w:rPrChange w:id="759" w:author="Wilmott, James" w:date="2022-01-05T15:27:00Z">
              <w:rPr/>
            </w:rPrChange>
          </w:rPr>
          <w:t>evidence</w:t>
        </w:r>
      </w:ins>
      <w:ins w:id="760" w:author="Wilmott, James" w:date="2022-01-05T15:24:00Z">
        <w:r w:rsidR="00B64234" w:rsidRPr="00860329">
          <w:rPr>
            <w:color w:val="FF0000"/>
            <w:rPrChange w:id="761" w:author="Wilmott, James" w:date="2022-01-05T15:27:00Z">
              <w:rPr/>
            </w:rPrChange>
          </w:rPr>
          <w:t xml:space="preserve"> accumulation</w:t>
        </w:r>
      </w:ins>
      <w:ins w:id="762" w:author="Wilmott, James" w:date="2022-01-05T15:23:00Z">
        <w:r w:rsidR="00DE0BEB" w:rsidRPr="00860329">
          <w:rPr>
            <w:color w:val="FF0000"/>
            <w:rPrChange w:id="763" w:author="Wilmott, James" w:date="2022-01-05T15:27:00Z">
              <w:rPr/>
            </w:rPrChange>
          </w:rPr>
          <w:t xml:space="preserve"> for the eventually executed response or</w:t>
        </w:r>
      </w:ins>
      <w:ins w:id="764" w:author="Wilmott, James" w:date="2022-01-05T15:21:00Z">
        <w:r w:rsidR="005E0330" w:rsidRPr="00860329">
          <w:rPr>
            <w:color w:val="FF0000"/>
            <w:rPrChange w:id="765" w:author="Wilmott, James" w:date="2022-01-05T15:27:00Z">
              <w:rPr/>
            </w:rPrChange>
          </w:rPr>
          <w:t xml:space="preserve"> </w:t>
        </w:r>
      </w:ins>
      <w:ins w:id="766" w:author="Wilmott, James" w:date="2022-01-05T15:23:00Z">
        <w:r w:rsidR="00DE0BEB" w:rsidRPr="00860329">
          <w:rPr>
            <w:color w:val="FF0000"/>
            <w:rPrChange w:id="767" w:author="Wilmott, James" w:date="2022-01-05T15:27:00Z">
              <w:rPr/>
            </w:rPrChange>
          </w:rPr>
          <w:t>else</w:t>
        </w:r>
      </w:ins>
      <w:ins w:id="768" w:author="Wilmott, James" w:date="2022-01-05T15:21:00Z">
        <w:r w:rsidR="005E0330" w:rsidRPr="00860329">
          <w:rPr>
            <w:color w:val="FF0000"/>
            <w:rPrChange w:id="769" w:author="Wilmott, James" w:date="2022-01-05T15:27:00Z">
              <w:rPr/>
            </w:rPrChange>
          </w:rPr>
          <w:t xml:space="preserve"> halting the evidence accumulation process until the conflict has been resolved</w:t>
        </w:r>
      </w:ins>
      <w:ins w:id="770" w:author="Wilmott, James" w:date="2022-01-05T15:23:00Z">
        <w:r w:rsidR="00DE0BEB" w:rsidRPr="00860329">
          <w:rPr>
            <w:color w:val="FF0000"/>
            <w:rPrChange w:id="771" w:author="Wilmott, James" w:date="2022-01-05T15:27:00Z">
              <w:rPr/>
            </w:rPrChange>
          </w:rPr>
          <w:t>.</w:t>
        </w:r>
      </w:ins>
      <w:ins w:id="772" w:author="Wilmott, James" w:date="2022-01-05T15:24:00Z">
        <w:r w:rsidR="00B64234" w:rsidRPr="00860329">
          <w:rPr>
            <w:color w:val="FF0000"/>
            <w:rPrChange w:id="773" w:author="Wilmott, James" w:date="2022-01-05T15:27:00Z">
              <w:rPr/>
            </w:rPrChange>
          </w:rPr>
          <w:t xml:space="preserve"> Future work should be conducted to differentiate between these possibilities.</w:t>
        </w:r>
      </w:ins>
      <w:ins w:id="774" w:author="Wilmott, James" w:date="2022-01-05T15:26:00Z">
        <w:r w:rsidR="00EC7522" w:rsidRPr="00860329">
          <w:rPr>
            <w:color w:val="FF0000"/>
            <w:rPrChange w:id="775" w:author="Wilmott, James" w:date="2022-01-05T15:27:00Z">
              <w:rPr/>
            </w:rPrChange>
          </w:rPr>
          <w:t xml:space="preserve"> Regardless of the underlying information processing </w:t>
        </w:r>
      </w:ins>
      <w:ins w:id="776" w:author="Wilmott, James" w:date="2022-01-05T15:27:00Z">
        <w:r w:rsidR="00EC7522" w:rsidRPr="00860329">
          <w:rPr>
            <w:color w:val="FF0000"/>
            <w:rPrChange w:id="777" w:author="Wilmott, James" w:date="2022-01-05T15:27:00Z">
              <w:rPr/>
            </w:rPrChange>
          </w:rPr>
          <w:t>architecture, o</w:t>
        </w:r>
        <w:moveToRangeStart w:id="778" w:author="Wilmott, James" w:date="2022-01-05T15:27:00Z" w:name="勰翾쯄匰翾礨翾륣凛㘀⨟羀쯄匰翾礨翾㹰翾۔㵠翾₭翿㲰翾㲸翾㲼翾㳀翾㳄翾㳈翾㳌翾㳐翾㳔翾㳘翾㳜翾㳠翾㳤翾㳨翾㳬翾ߦ넚Ḅ翾뾵⁻翿㴀翾⁻翿륣凛苼임젓㘀⨟羀쯄챓㘀⨟羀㵠翾䀀怀䇀怀䇀怀ꎣꎣꎣꎣ놠⤀羀뀀⤀羀㶐翾☗₣翿䇀怀똨聥翿륣凛㷐翾ꈏ⁽翿챓뀀⤀羀move92288714翾㷰翾츰⁻翿往ɼ怀㸐翾⥚ሇ㹘翾㹐翾㹀翾晍ךߦ丘߶㗸翾륣凛礨翾礨翾匰翾卐翾勰翾㻰翾퀧܊@入ّ㘀⨟羀㺼翾㘀⨟쯄卐翾匰翾礀翾팟ِ⧇羀⁻翿Ā㾸翾ĂĀːːŨ戮⿐㷠⿐㷠֠֠֠֠ːːː⒐⒐⿐d⒐＀＀＀＀ࠁ老ː＀ࠁ老ː＀ࠁ老ː＀ࠁ老ː＀Āࠁ老ː＀Ąࠁ老ː＀Ăࠁ老ː＀Ąࠁ老ː＀Ăࠁ老ː＀...)()()()()()怀넀聥翿륣凛䋀翾ꈏ⁽翿뀀⤀羀쀀⾈羀退ࢉ䋐翾桋⁴翿넀⤀羀뀀⤀羀8ࠚ怰Ȧ怀䌐翾䅰⁴翿ꀀᎸ䍐翾䀀Ȧ怀8ࠚ怰Ȧ怀䍰翾얏ᄈ䐀翾魖״䎠翾쀉ࠚ稈⣏羀䊀ࠩ8ࠚ8䋀ࠩ䑐翾镅״䐰翾䋸ࠩ䋼ࠩ㘀⨟羀漁߿䖸翾䑠翾齟״䑠翾✬ה䢀翾谤״䢐翾谤״㑣昳㙣搶　耀耀씫챕㘀⨟羀㘀⨟羀⪕羀⪕羀翿씫챕㘀⨟㠥u翿䗰翾！㘁⨟ৎ䣄翾좈ࠨ씫䢸翾䣈翾쀁씫㠥u륣凛㘀⨟羀泀翾⪕羀씫Ⳁ⪖羀沰翾ע륣凛㘀⨟羀洀翾⪕羀씫Ⳁ⪖羀泰翾ע䟀翾嗬ץ䢀翾듷ד䢐翾듷ד　耀耀씫챕㘀⨟羀좈ࠨ　⧰羀踐ࠀ䧰翾䢀翾ד悀翾蘳מ翾좈ࠨ㯐ӟÿ邂Ţ愈翾踐ࠀ伀ߦৎ㯐踐ࠀ蝘ߺ齘ţ怀齀ţ怀쯄쯄㘀⨟羀蕰ߺ薨ߺ蘈ߺ蚸ߺ裨ߺ谠ߺ㘀⨟羀匀翾Ā㘀⨟羀耀虨ߺ￢窬翾࿿n竖翾⠁ࠬ送ࠨ餐߰쯄쯄㘀⨟羀ā좌ࠨ좔ࠨ쀀Ƞ怀鐀⨓羀쯄챓㘀⨟羀좈ࠨ䀀˙怀ꀀᎸ樀˙怀ꀀᎸ⺴怀▴怀哰翾㱭⁴翿㲴怀Ꮈ怀怀က怀P￻樀˙怀ဴᎹက怀怀&#10;唠翾킙₂翿嘠翾܀Ꮉ惢翾墰翾煒₃翿ꀀᎸ喀翾㐭⁴翿㏵⁴翿ꀀ胂翿妸翾嬹₇翿衈ߺᎼ爡ₚ翿㸐₇翿橕ₚ翿&#9;&#10;ޭ惢翾妸堀翾筠胅翿ᜐħ怀樀˙怀܀樁˙怀樁˙怀樀˙怀嚰翾᜘ħ怀က砰尰翾尸翾埧翾㉘胁翿X 0屠翾宀翾륣凛ǠĀāāĀː產ì＀＀＀＀＀＀＀＀＀⷇掚ꋖ㞏륣凛惠翾孰翾઒₄翿尰翾屐翾ᳱ₃翿글Ꮈ寰翾㗭⁴翿왠ࠨ왠ࠨ殊翾ꀀᎸ 尐翾䅰⁴翿ꀀᎸ屐翾˟怀ᜐħ怀捰翾筠胅翿瘀翾揫ₜ翿#！耀耀࣠胭翿ी胭翿੠胭翿à胭翿ঀ胭翿ठ胭翿緐胅翿ॠ胭翿ࡠ胭翿ୠ胭翿஠胭翿舠胅翿ੀ胭翿㦀˟怀筠胅翿ࠠ胭翿憀翾捰翾ᜐħ怀歰翾筠胅翿贁胠翿歲翾跳ᄑ捰翾`欐翾廐翾#！砰〱㈸挸㘶0耀䀀＀dЉЉЉЁ＀＀＀＀&#10;&amp;%ÿ呄jæ魛Õ緭1ꖥ¥샿牄Ä군G挅Á侕rÿæ呄j榐翾熓ₙ翿䇀湪緐胅翿䇀湪䇀湪ꕈ聥翿䨠胩翿渰翾歝ₙ翿ꕈ聥翿䨠胩翿Āࠀ樀翾熓ₙ翿䇀湪緐胅翿䇀湪䇀湪ꕈ聥翿䨠胩翿溠翾歝ₙ翿Āࠀ笀胅翿筠胅翿笁胅檰翾熓ₙ翿䇀湪緐胅翿䇀湪䇀湪ꕈ聥翿䨠胩翿潐翾歝ₙ翿Āࠀ笀胅翿筠胅翿䇀湪笁胅䇀湪ꕈ聥翿 胩翿激翾歝ₙ翿ꕈ聥翿䨠胩翿Āࠀ殐翾熓ₙ翿䇀湪緐胅翿䇀湪䇀湪ꕈ聥翿䨠胩翿瀰翾歝ₙ翿Āࠀ笀胅翿翿筠胅翿笁胅獉⃜翿汀翾熓ₙ翿䇀湪緐胅翿䇀湪䇀湪ꕈ聥翿䨠胩翿烠翾歝ₙ翿獉⃜翿Āࠀ笀胅翿翿筠胅翿焰笁胅歝ₙ翿ꕈ聥翿 胩翿Āࠀ⃼洀翾熓ₙ翿묗℁翿涰翾묗℁翿咇ℂ翿獉⃜翿爰翾샾ₚ翿笀胅翿笁胅翿牠笁胅륣凛蓸ネ羀⃼涰翾熓ₙ翿묗℁翿湠翾묗℁翿ꕈ聥翿䨠胩翿牐翾歝ₙ翿륣凛漨翾Āࠀ笀胅翿笁胅翿猐笁胅륣凛蓸ネ羀溠翾뙷⌉翿渷緐胅㶄Z묗℁翿䨠胩翿猀翾潀翾륣凛濘翾쀀Ħ怀ꀀᎸĦ怀漀0ꀀᎸꐀᎸ漰翾㗭⁴翿渷ဃ쀀000ꀀᎸ0潐翾啍⁴翿ꀀ胂翿ꠀ胜翿澐翾⁵翿ꔠ聥翿筠胅翿筠胅翿Ħ怀꡸胜翿濰翾痜ₙ翿蓸ネ羀륣凛筠胅翿筠胅翿璐翾淅ₙ翿ꀀᎸ㠠怀Āࠀ疔翾筠胅翿炠笀胅㗭⁴翿灰翾쀀翾翾熠翾䕠g怀≗₟翿烀翾箻翿䕠g怀Ѐ墠g怀咇ℂ翿믁℁翿瘐翾샾ₚ翿跙ᄑ&#10;癀翾샾ₚ翿跙ᄑ癰翾牀翾⧇夀g怀燠翾牰翾夀gă咇ℂ翿ȅ怀眀翾샾ₚ翿쥀ﻘ륣凛蓸ネ羀犠翾뙷⌉翿渷؀猰翾ₙ翿륣凛珘翾畴翾猐翾蓸ネ羀ȅ怀Ħ怀跙ᄑ矰翾샾ₚ翿&#13; ꀀᎸꈀᎸ쀀Ħ！쀀怀ꀀᎸ琠翾ꀀᎸꀀᎸ珠翾㔀⁴翿珰翾翾ꀀᎸ琐翾㏵⁴翿䅰⁴翿Ā원怀ăꀀᎸ쀀怀ꀀᎸｐ怀ꀀᎸꀀᎸ瓰翾㗭⁴翿ꀀᎸဃ쀀0ꀀᎸ甐翾啍⁴翿ꀀ胂翿넀聥翿畐翾耘넀聥翿￸翿疀翾ꗺ⁻翿넀聥翿Ħ怀륣凛nnĦ怀Ħ怀쒐⁻翿箻翿癀翾ꈏ⁽翿넀聥̝䅰⁴翿ꀀᎸ癐翾쀀怀䅰⁴翿ꀀᎸ皀翾耀怀鐠怀쨦⃼翿쀀Ħ怀怀笀胅翿筠胅翿Ħ怀ꔠ聥翿矰翾₭翿盰翾怀怀䅰⁴翿쀀Ƞ怀ꀀᎸ쀀Ƞ怀PꀀᎸꠀᎸ瞐翾㔀⁴翿莆ဃ쀀P翾PPꀀᎸꀀ胂翿၀ል쁚ለ쀀Ƞ怀쀀⾈羀竰翾ଽ矠翾쨔ህ쀀Ƞ怀竰翾砠翾ﲕህ竰翾砠翾ᠪ₎翿쀀Ƞ怀竰翾硐翾떵ᄈ慈ᄒ磔翾竰翾쇠Ħ怀磀翾꽟ᄈ竰翾ࠚ&#13;쀀⾈羀竰륣凛길翾竰翾素翾萓״竖翾窬翾ą㘀⨟羀燋؅簀翾稠翾穀翾簘翾簰翾穠翾窀翾籈翾籠翾籸翾粐翾粨翾窠翾竀翾章翾笀翾笠翾筀翾筠翾糀翾糘翾简翾箠翾節翾篠翾䳐ߨ祀翾稈翾㑈߫Ṡ߅?怀脰ߨ懎߅꘎޻澘߿翿窐翾戁߅꫐߬n깤翾脰ߨ좈ࠨ퀖߃n깘翾抔쀀Ƞ怀ᷠ₏翿ࢉ㲑ࢉ㲑둟喕ἁ筀翾㘀⨟羀㘀⨟羀筐翾眮₎翿鰳帟宒簀翾⻮ⁿ翿拪߅퀖߃胂翿꫐߬挰߅ጠ⣽羀꫐߬捂߅　⧰羀翾脰ߨ捒߅ꩨ߄g怀꫐߬据߅㘀⨟羀糐翾糀翾どⁿ翿1怀膐ߨ懠߅n膐ߨ懨߅膐ߨ戎߅ÿ膐ߨ或߅㒈߫戠߅最粰翾ﯞה紐翾紀翾紈翾糐翾㒜צ糰翾㑥צ길翾륣凛⇀길翾㘀⨟羀긠翾᫰׵ÿ翾怀翿㘀⨟羀퀖߃ጠ⣽羀　⧰羀ꩨ߄㘀⨟羀퀖߃쯄쯄ጠ⣽羀　⧰羀ꩨ߄㘀⨟羀緐翾YPY퀖߃뷐⽪羀⸀ᖂ적ࠨ᪠ߤÿ ꩨ߄ጠ⣽羀踐ࠀ஠胭쯄쯄ጠ⣽羀꘎޻　⧰羀ꩨ߄　⧰羀n㘀⨟羀n笀胅翿ࠠ胭翿芠翾蒐翾ᜐħ怀谰翾跠胠翿筠胅翿贁胠翿谲翾㶗⃕翿蒐翾羠翾嗬ץ聠翾듷ד'＀좈ࠨ　⧰羀踐ࠀ臐翾謠༜ᖐ᥼羀肐翾㠃ו摅瑩慐瑳e㘀⨟羀胐翾⸸מ좈ࠨ꺈翾࠭길翾᪠ߤ脐翾ใ׵돐ࠬ鞀翾脐翾ד踐ࠀ긐翾Ѩל踐ࠀ᫂͠ߤɘ踐ࠀ翾륣凛℀륣凛̀℀Ď怀Y꾐翾坛؅좈ࠨY͠n矬״㘀⨟羀ÿ邂Ţ℀Ď怀n꿌翾薰΍͠℀Ď怀薰΍怀u嚸໕꾠翾唩؅꿠翾卡๔翾꼀翾൥侀Ƅ怀끀翾芗൨ൡ侀Ƅ怀薰΍怀薰΍怀薰΍怀嚸໕낐翾ൡЂ侀Ƅ怀薰΍怀嚸໕냸翾u薰΍怀넰翾ൡ蘸΍怀넀翾뫉൓薰΍怀넰翾捲๕넰翾薰΍怀薰΍怀⪂羀嚸໕u놀翾ൡ薰΍怀놐翾薰΍怀㧰̞怀す罌꧋䮿薰΍怀薰΍怀뇀翾Ḑ๳薰΍怀嚸໕뇐翾鄐ڎ怀撀ƙ怀䰠⪀羀뇠翾啿๳薰΍怀ꠀ⁻翿눠翾톟๟鄐ڎ怀ꠀ⁻翿す罌꧋䮿撀ƙ怀箻翿䰠⪀羀뎀翾悖₟翿토胇翿뎐翾毮篆翿䰠⪀羀ȕꀀᎸ&lt;ꠀᎸಆ耀ಆ耀Ꮌ뙾帙宒Ă謠΃幐Ȧ怀$⊀ᎹC�⠈Ꮉ쀀⌝翿둠翾⁨翿ˢ⁨翿덀翾⁵翿BC毮"/>
        <w:r w:rsidR="00EC7522" w:rsidRPr="00860329">
          <w:rPr>
            <w:color w:val="FF0000"/>
            <w:rPrChange w:id="779" w:author="Wilmott, James" w:date="2022-01-05T15:27:00Z">
              <w:rPr/>
            </w:rPrChange>
          </w:rPr>
          <w:t xml:space="preserve">ur results suggest that </w:t>
        </w:r>
        <w:r w:rsidR="00EC7522" w:rsidRPr="00860329">
          <w:rPr>
            <w:color w:val="FF0000"/>
            <w:rPrChange w:id="780" w:author="Wilmott, James" w:date="2022-01-05T15:27:00Z">
              <w:rPr/>
            </w:rPrChange>
          </w:rPr>
          <w:t xml:space="preserve">response </w:t>
        </w:r>
        <w:r w:rsidR="00EC7522" w:rsidRPr="00860329">
          <w:rPr>
            <w:color w:val="FF0000"/>
            <w:rPrChange w:id="781" w:author="Wilmott, James" w:date="2022-01-05T15:27:00Z">
              <w:rPr/>
            </w:rPrChange>
          </w:rPr>
          <w:t xml:space="preserve">competition may arise during pop-out discrimination when multiple targets differ in their potential responses. </w:t>
        </w:r>
      </w:ins>
      <w:moveToRangeEnd w:id="778"/>
      <w:del w:id="782" w:author="Wilmott, James" w:date="2022-01-05T15:26:00Z">
        <w:r w:rsidR="00B6425D" w:rsidRPr="00860329" w:rsidDel="00EC7522">
          <w:rPr>
            <w:color w:val="FF0000"/>
            <w:rPrChange w:id="783" w:author="Wilmott, James" w:date="2022-01-05T15:27:00Z">
              <w:rPr/>
            </w:rPrChange>
          </w:rPr>
          <w:delText xml:space="preserve"> </w:delText>
        </w:r>
      </w:del>
      <w:moveFromRangeStart w:id="784" w:author="Wilmott, James" w:date="2022-01-05T15:24:00Z" w:name="move92288714"/>
      <w:moveFrom w:id="785" w:author="Wilmott, James" w:date="2022-01-05T15:24:00Z">
        <w:r w:rsidR="00B6425D" w:rsidRPr="00860329" w:rsidDel="00450501">
          <w:rPr>
            <w:color w:val="FF0000"/>
            <w:rPrChange w:id="786" w:author="Wilmott, James" w:date="2022-01-05T15:27:00Z">
              <w:rPr/>
            </w:rPrChange>
          </w:rPr>
          <w:t xml:space="preserve">Our results suggest that such a competition may arise during </w:t>
        </w:r>
        <w:r w:rsidR="005335F4" w:rsidRPr="00860329" w:rsidDel="00450501">
          <w:rPr>
            <w:color w:val="FF0000"/>
            <w:rPrChange w:id="787" w:author="Wilmott, James" w:date="2022-01-05T15:27:00Z">
              <w:rPr/>
            </w:rPrChange>
          </w:rPr>
          <w:t xml:space="preserve">pop-out </w:t>
        </w:r>
        <w:r w:rsidR="006527E9" w:rsidRPr="00860329" w:rsidDel="00450501">
          <w:rPr>
            <w:color w:val="FF0000"/>
            <w:rPrChange w:id="788" w:author="Wilmott, James" w:date="2022-01-05T15:27:00Z">
              <w:rPr/>
            </w:rPrChange>
          </w:rPr>
          <w:t>discrimination</w:t>
        </w:r>
        <w:r w:rsidR="00B6425D" w:rsidRPr="00860329" w:rsidDel="00450501">
          <w:rPr>
            <w:color w:val="FF0000"/>
            <w:rPrChange w:id="789" w:author="Wilmott, James" w:date="2022-01-05T15:27:00Z">
              <w:rPr/>
            </w:rPrChange>
          </w:rPr>
          <w:t xml:space="preserve"> when multiple targets differ in their potential responses.</w:t>
        </w:r>
        <w:r w:rsidR="005F10CC" w:rsidRPr="00860329" w:rsidDel="00450501">
          <w:rPr>
            <w:color w:val="FF0000"/>
            <w:rPrChange w:id="790" w:author="Wilmott, James" w:date="2022-01-05T15:27:00Z">
              <w:rPr/>
            </w:rPrChange>
          </w:rPr>
          <w:t xml:space="preserve"> </w:t>
        </w:r>
      </w:moveFrom>
      <w:moveFromRangeEnd w:id="784"/>
    </w:p>
    <w:p w14:paraId="6C7F4FDB" w14:textId="292A964C" w:rsidR="00315A8F" w:rsidRPr="0042773F" w:rsidRDefault="005F10CC" w:rsidP="00A67669">
      <w:pPr>
        <w:spacing w:line="480" w:lineRule="auto"/>
        <w:ind w:firstLine="720"/>
        <w:outlineLvl w:val="0"/>
      </w:pPr>
      <w:r w:rsidRPr="0042773F">
        <w:rPr>
          <w:rFonts w:eastAsia="Times New Roman"/>
          <w:lang w:eastAsia="ko-KR"/>
        </w:rPr>
        <w:t>Th</w:t>
      </w:r>
      <w:r w:rsidR="004869D4" w:rsidRPr="0042773F">
        <w:rPr>
          <w:rFonts w:eastAsia="Times New Roman"/>
          <w:lang w:eastAsia="ko-KR"/>
        </w:rPr>
        <w:t>e</w:t>
      </w:r>
      <w:r w:rsidRPr="0042773F">
        <w:rPr>
          <w:rFonts w:eastAsia="Times New Roman"/>
          <w:lang w:eastAsia="ko-KR"/>
        </w:rPr>
        <w:t xml:space="preserve"> response competition </w:t>
      </w:r>
      <w:r w:rsidR="002A480E" w:rsidRPr="0042773F">
        <w:rPr>
          <w:rFonts w:eastAsia="Times New Roman"/>
          <w:lang w:eastAsia="ko-KR"/>
        </w:rPr>
        <w:t>t</w:t>
      </w:r>
      <w:r w:rsidRPr="0042773F">
        <w:rPr>
          <w:rFonts w:eastAsia="Times New Roman"/>
          <w:lang w:eastAsia="ko-KR"/>
        </w:rPr>
        <w:t xml:space="preserve">hat we observed is also consistent with </w:t>
      </w:r>
      <w:r w:rsidR="000840AF" w:rsidRPr="0042773F">
        <w:rPr>
          <w:rFonts w:eastAsia="Times New Roman"/>
          <w:lang w:eastAsia="ko-KR"/>
        </w:rPr>
        <w:t xml:space="preserve">the notion of </w:t>
      </w:r>
      <w:r w:rsidR="00486F6C" w:rsidRPr="0042773F">
        <w:rPr>
          <w:rFonts w:eastAsia="Times New Roman"/>
          <w:lang w:eastAsia="ko-KR"/>
        </w:rPr>
        <w:t>“</w:t>
      </w:r>
      <w:r w:rsidR="000840AF" w:rsidRPr="0042773F">
        <w:rPr>
          <w:rFonts w:eastAsia="Times New Roman"/>
          <w:lang w:eastAsia="ko-KR"/>
        </w:rPr>
        <w:t>event files</w:t>
      </w:r>
      <w:r w:rsidR="00486F6C" w:rsidRPr="0042773F">
        <w:rPr>
          <w:rFonts w:eastAsia="Times New Roman"/>
          <w:lang w:eastAsia="ko-KR"/>
        </w:rPr>
        <w:t>”</w:t>
      </w:r>
      <w:r w:rsidR="00FD795D" w:rsidRPr="0042773F">
        <w:rPr>
          <w:rFonts w:eastAsia="Times New Roman"/>
          <w:lang w:eastAsia="ko-KR"/>
        </w:rPr>
        <w:t xml:space="preserve"> </w:t>
      </w:r>
      <w:r w:rsidR="000840AF" w:rsidRPr="0042773F">
        <w:rPr>
          <w:rFonts w:eastAsia="Times New Roman"/>
          <w:lang w:eastAsia="ko-KR"/>
        </w:rPr>
        <w:t>(</w:t>
      </w:r>
      <w:r w:rsidR="000B7BDF" w:rsidRPr="0042773F">
        <w:rPr>
          <w:rFonts w:eastAsia="Times New Roman"/>
          <w:lang w:eastAsia="ko-KR"/>
        </w:rPr>
        <w:t xml:space="preserve">Frings et al., 2020; </w:t>
      </w:r>
      <w:proofErr w:type="spellStart"/>
      <w:r w:rsidR="000840AF" w:rsidRPr="0042773F">
        <w:rPr>
          <w:rFonts w:eastAsia="Times New Roman"/>
          <w:lang w:eastAsia="ko-KR"/>
        </w:rPr>
        <w:t>Hommel</w:t>
      </w:r>
      <w:proofErr w:type="spellEnd"/>
      <w:r w:rsidR="000840AF" w:rsidRPr="0042773F">
        <w:rPr>
          <w:rFonts w:eastAsia="Times New Roman"/>
          <w:lang w:eastAsia="ko-KR"/>
        </w:rPr>
        <w:t>, 2004, 2005)</w:t>
      </w:r>
      <w:r w:rsidRPr="0042773F">
        <w:rPr>
          <w:rFonts w:eastAsia="Times New Roman"/>
          <w:lang w:eastAsia="ko-KR"/>
        </w:rPr>
        <w:t xml:space="preserve">. According to </w:t>
      </w:r>
      <w:proofErr w:type="spellStart"/>
      <w:r w:rsidRPr="0042773F">
        <w:rPr>
          <w:rFonts w:eastAsia="Times New Roman"/>
          <w:lang w:eastAsia="ko-KR"/>
        </w:rPr>
        <w:t>Hommel</w:t>
      </w:r>
      <w:proofErr w:type="spellEnd"/>
      <w:r w:rsidRPr="0042773F">
        <w:rPr>
          <w:rFonts w:eastAsia="Times New Roman"/>
          <w:lang w:eastAsia="ko-KR"/>
        </w:rPr>
        <w:t xml:space="preserve"> (2004,</w:t>
      </w:r>
      <w:r w:rsidR="009244FC" w:rsidRPr="0042773F">
        <w:rPr>
          <w:rFonts w:eastAsia="Times New Roman"/>
          <w:lang w:eastAsia="ko-KR"/>
        </w:rPr>
        <w:t xml:space="preserve"> </w:t>
      </w:r>
      <w:r w:rsidRPr="0042773F">
        <w:rPr>
          <w:rFonts w:eastAsia="Times New Roman"/>
          <w:lang w:eastAsia="ko-KR"/>
        </w:rPr>
        <w:t>2005)</w:t>
      </w:r>
      <w:r w:rsidR="000840AF" w:rsidRPr="0042773F">
        <w:rPr>
          <w:rFonts w:eastAsia="Times New Roman"/>
          <w:lang w:eastAsia="ko-KR"/>
        </w:rPr>
        <w:t xml:space="preserve">, when a participant encounters a perceptual event and responds with a specific action, a transient </w:t>
      </w:r>
      <w:r w:rsidR="005867F4" w:rsidRPr="0042773F">
        <w:rPr>
          <w:rFonts w:eastAsia="Times New Roman"/>
          <w:lang w:eastAsia="ko-KR"/>
        </w:rPr>
        <w:t>“</w:t>
      </w:r>
      <w:r w:rsidR="000840AF" w:rsidRPr="0042773F">
        <w:rPr>
          <w:rFonts w:eastAsia="Times New Roman"/>
          <w:lang w:eastAsia="ko-KR"/>
        </w:rPr>
        <w:t>event file</w:t>
      </w:r>
      <w:r w:rsidR="005867F4" w:rsidRPr="0042773F">
        <w:rPr>
          <w:rFonts w:eastAsia="Times New Roman"/>
          <w:lang w:eastAsia="ko-KR"/>
        </w:rPr>
        <w:t>”</w:t>
      </w:r>
      <w:r w:rsidR="004E6C04" w:rsidRPr="0042773F">
        <w:rPr>
          <w:rFonts w:eastAsia="Times New Roman"/>
          <w:lang w:eastAsia="ko-KR"/>
        </w:rPr>
        <w:t xml:space="preserve"> </w:t>
      </w:r>
      <w:r w:rsidR="000840AF" w:rsidRPr="0042773F">
        <w:rPr>
          <w:rFonts w:eastAsia="Times New Roman"/>
          <w:lang w:eastAsia="ko-KR"/>
        </w:rPr>
        <w:t xml:space="preserve">is created in which a representation of the perceptual event, task context, and associated action are bound. These files can be retrieved during future encounters with that same perceptual event and task context, thereby reducing the demand on limited cognitive resources required for </w:t>
      </w:r>
      <w:r w:rsidR="000840AF" w:rsidRPr="0042773F">
        <w:rPr>
          <w:rFonts w:eastAsia="Times New Roman"/>
          <w:lang w:eastAsia="ko-KR"/>
        </w:rPr>
        <w:lastRenderedPageBreak/>
        <w:t>action selection.</w:t>
      </w:r>
      <w:r w:rsidR="000840AF" w:rsidRPr="0042773F">
        <w:t xml:space="preserve"> Perhaps, in our task, </w:t>
      </w:r>
      <w:r w:rsidRPr="0042773F">
        <w:t>the</w:t>
      </w:r>
      <w:r w:rsidR="006429BB" w:rsidRPr="0042773F">
        <w:t xml:space="preserve"> presence of</w:t>
      </w:r>
      <w:r w:rsidRPr="0042773F">
        <w:t xml:space="preserve"> two targets with different perceptual features associated with different response</w:t>
      </w:r>
      <w:r w:rsidR="007337A8" w:rsidRPr="0042773F">
        <w:t>s</w:t>
      </w:r>
      <w:r w:rsidRPr="0042773F">
        <w:t xml:space="preserve"> </w:t>
      </w:r>
      <w:r w:rsidR="000840AF" w:rsidRPr="0042773F">
        <w:t xml:space="preserve">elicited response competition by simultaneously activating both event files associated with a target missing a top and bottom corner, </w:t>
      </w:r>
      <w:r w:rsidR="007223BD" w:rsidRPr="0042773F">
        <w:t xml:space="preserve">thereby </w:t>
      </w:r>
      <w:r w:rsidR="000840AF" w:rsidRPr="0042773F">
        <w:t>priming both responses.</w:t>
      </w:r>
      <w:r w:rsidR="00315A8F" w:rsidRPr="0042773F">
        <w:t xml:space="preserve"> </w:t>
      </w:r>
    </w:p>
    <w:p w14:paraId="702FC69E" w14:textId="77777777" w:rsidR="00E24535" w:rsidRPr="0042773F" w:rsidRDefault="00E24535" w:rsidP="00A67669">
      <w:pPr>
        <w:spacing w:line="480" w:lineRule="auto"/>
        <w:ind w:firstLine="720"/>
        <w:outlineLvl w:val="0"/>
      </w:pPr>
      <w:r w:rsidRPr="0042773F">
        <w:t xml:space="preserve">Classic theories of visual attention propose that the feature information of a target is available only after attention is allocated to the target (Eriksen &amp; St. James, 1986; Nakayama &amp; Joseph, 1998; </w:t>
      </w:r>
      <w:proofErr w:type="spellStart"/>
      <w:r w:rsidRPr="0042773F">
        <w:t>Treisman</w:t>
      </w:r>
      <w:proofErr w:type="spellEnd"/>
      <w:r w:rsidRPr="0042773F">
        <w:t xml:space="preserve"> &amp; </w:t>
      </w:r>
      <w:proofErr w:type="spellStart"/>
      <w:r w:rsidRPr="0042773F">
        <w:t>Gelade</w:t>
      </w:r>
      <w:proofErr w:type="spellEnd"/>
      <w:r w:rsidRPr="0042773F">
        <w:t xml:space="preserve">, 1980; Wolfe, 1994; Wolfe, 2007). It follows that a response predicated on a target feature, such as during the discrimination tasks in our study, requires the feature information that is available only after the target is attended. Thus, according to these theories our finding that target responses modulate two-target pop-out discrimination performance suggests that both targets were attended in this task. There is considerable evidence that attention may be split between multiple stimuli (Cavanagh &amp; Alvarez, 2005; </w:t>
      </w:r>
      <w:proofErr w:type="spellStart"/>
      <w:r w:rsidRPr="0042773F">
        <w:t>McMains</w:t>
      </w:r>
      <w:proofErr w:type="spellEnd"/>
      <w:r w:rsidRPr="0042773F">
        <w:t xml:space="preserve"> &amp; Sommers, 2004; </w:t>
      </w:r>
      <w:proofErr w:type="spellStart"/>
      <w:r w:rsidRPr="0042773F">
        <w:t>Pylyshyn</w:t>
      </w:r>
      <w:proofErr w:type="spellEnd"/>
      <w:r w:rsidRPr="0042773F">
        <w:t xml:space="preserve"> &amp; Storm, 1988), including during visual search (</w:t>
      </w:r>
      <w:proofErr w:type="spellStart"/>
      <w:r w:rsidRPr="0042773F">
        <w:t>Eimer</w:t>
      </w:r>
      <w:proofErr w:type="spellEnd"/>
      <w:r w:rsidRPr="0042773F">
        <w:t xml:space="preserve"> &amp; </w:t>
      </w:r>
      <w:proofErr w:type="spellStart"/>
      <w:r w:rsidRPr="0042773F">
        <w:t>Grubert</w:t>
      </w:r>
      <w:proofErr w:type="spellEnd"/>
      <w:r w:rsidRPr="0042773F">
        <w:t xml:space="preserve">, 2014; </w:t>
      </w:r>
      <w:proofErr w:type="spellStart"/>
      <w:r w:rsidRPr="0042773F">
        <w:t>Grubert</w:t>
      </w:r>
      <w:proofErr w:type="spellEnd"/>
      <w:r w:rsidRPr="0042773F">
        <w:t xml:space="preserve"> &amp; </w:t>
      </w:r>
      <w:proofErr w:type="spellStart"/>
      <w:r w:rsidRPr="0042773F">
        <w:t>Eimer</w:t>
      </w:r>
      <w:proofErr w:type="spellEnd"/>
      <w:r w:rsidRPr="0042773F">
        <w:t xml:space="preserve">, 2015, 2016). Given the highly salient nature of the targets used in our pop-out task, it is plausible that attention may have been directed to both targets, either inadvertently or as part of a strategy that participants employed. To summarize, our study has provided further insight into possible factors that modulate the efficiency of visual search when multiple targets are simultaneously present and either broadly distributed or focused attention is required by the task demands. </w:t>
      </w:r>
    </w:p>
    <w:p w14:paraId="1323416A" w14:textId="4FE1CE59" w:rsidR="009F7C78" w:rsidRPr="0042773F" w:rsidRDefault="000072D8" w:rsidP="00A67669">
      <w:pPr>
        <w:spacing w:line="480" w:lineRule="auto"/>
        <w:ind w:firstLine="720"/>
        <w:outlineLvl w:val="0"/>
      </w:pPr>
      <w:r w:rsidRPr="0042773F">
        <w:t xml:space="preserve">It is </w:t>
      </w:r>
      <w:r w:rsidR="00E24535" w:rsidRPr="0042773F">
        <w:t xml:space="preserve">also </w:t>
      </w:r>
      <w:r w:rsidRPr="0042773F">
        <w:t>worth not</w:t>
      </w:r>
      <w:r w:rsidR="003B78F5" w:rsidRPr="0042773F">
        <w:t>ing</w:t>
      </w:r>
      <w:r w:rsidRPr="0042773F">
        <w:t xml:space="preserve"> that in principle, participant</w:t>
      </w:r>
      <w:r w:rsidR="00EC3350">
        <w:t>s</w:t>
      </w:r>
      <w:r w:rsidRPr="0042773F">
        <w:t xml:space="preserve"> did not need to resolve the response conflict in our experiment as any of the associated response</w:t>
      </w:r>
      <w:r w:rsidR="00EC3350">
        <w:t>s</w:t>
      </w:r>
      <w:r w:rsidRPr="0042773F">
        <w:t xml:space="preserve"> activated by </w:t>
      </w:r>
      <w:r w:rsidR="00EC3350">
        <w:t xml:space="preserve">the </w:t>
      </w:r>
      <w:r w:rsidR="00C4182E" w:rsidRPr="0042773F">
        <w:t>redundant target</w:t>
      </w:r>
      <w:r w:rsidR="00EC3350">
        <w:t>s</w:t>
      </w:r>
      <w:r w:rsidR="00C4182E" w:rsidRPr="0042773F">
        <w:t xml:space="preserve"> would always be correct</w:t>
      </w:r>
      <w:r w:rsidR="0090309C" w:rsidRPr="0042773F">
        <w:t>.</w:t>
      </w:r>
      <w:r w:rsidRPr="0042773F">
        <w:t xml:space="preserve"> </w:t>
      </w:r>
      <w:r w:rsidR="0090309C" w:rsidRPr="0042773F">
        <w:t xml:space="preserve">Our </w:t>
      </w:r>
      <w:r w:rsidRPr="0042773F">
        <w:t>result</w:t>
      </w:r>
      <w:r w:rsidR="0090309C" w:rsidRPr="0042773F">
        <w:t xml:space="preserve"> may imply that as soon as two targets are </w:t>
      </w:r>
      <w:del w:id="791" w:author="Wilmott, James" w:date="2022-01-05T15:10:00Z">
        <w:r w:rsidR="0090309C" w:rsidRPr="00511CB3" w:rsidDel="00EF3186">
          <w:rPr>
            <w:color w:val="FF0000"/>
            <w:rPrChange w:id="792" w:author="Wilmott, James" w:date="2022-01-05T15:10:00Z">
              <w:rPr/>
            </w:rPrChange>
          </w:rPr>
          <w:delText>perceive</w:delText>
        </w:r>
      </w:del>
      <w:ins w:id="793" w:author="Wilmott, James" w:date="2022-01-05T15:10:00Z">
        <w:r w:rsidR="00EF3186" w:rsidRPr="00511CB3">
          <w:rPr>
            <w:color w:val="FF0000"/>
            <w:rPrChange w:id="794" w:author="Wilmott, James" w:date="2022-01-05T15:10:00Z">
              <w:rPr/>
            </w:rPrChange>
          </w:rPr>
          <w:t>attended</w:t>
        </w:r>
      </w:ins>
      <w:del w:id="795" w:author="Wilmott, James" w:date="2022-01-05T15:10:00Z">
        <w:r w:rsidR="0090309C" w:rsidRPr="0042773F" w:rsidDel="00EF3186">
          <w:delText>d</w:delText>
        </w:r>
      </w:del>
      <w:r w:rsidR="0090309C" w:rsidRPr="0042773F">
        <w:t xml:space="preserve">, co-activation of opposite responses is automatic and inevitable. Therefore, </w:t>
      </w:r>
      <w:r w:rsidR="008B3C07" w:rsidRPr="0042773F">
        <w:t xml:space="preserve">the observed delay might </w:t>
      </w:r>
      <w:r w:rsidR="008B3C07" w:rsidRPr="0042773F">
        <w:lastRenderedPageBreak/>
        <w:t xml:space="preserve">have arisen due to the process of </w:t>
      </w:r>
      <w:r w:rsidR="009C28B1" w:rsidRPr="0042773F">
        <w:t xml:space="preserve">conflict resolution because participants must select one response only on each trial. </w:t>
      </w:r>
      <w:r w:rsidR="008B3C07" w:rsidRPr="0042773F">
        <w:t>One possible future experiment might be able to throw some light on this issue</w:t>
      </w:r>
      <w:del w:id="796" w:author="Wilmott, James" w:date="2022-01-05T15:10:00Z">
        <w:r w:rsidR="009C28B1" w:rsidRPr="0042773F" w:rsidDel="00511CB3">
          <w:delText>. For instance</w:delText>
        </w:r>
        <w:r w:rsidR="008B3C07" w:rsidRPr="0042773F" w:rsidDel="00511CB3">
          <w:delText>,</w:delText>
        </w:r>
      </w:del>
      <w:ins w:id="797" w:author="Wilmott, James" w:date="2022-01-05T15:10:00Z">
        <w:r w:rsidR="00511CB3">
          <w:t>:</w:t>
        </w:r>
      </w:ins>
      <w:r w:rsidR="008B3C07" w:rsidRPr="0042773F">
        <w:t xml:space="preserve"> if participants have the option to press both the keys </w:t>
      </w:r>
      <w:r w:rsidR="00D259AD">
        <w:t xml:space="preserve">simultaneously </w:t>
      </w:r>
      <w:r w:rsidR="008B3C07" w:rsidRPr="0042773F">
        <w:t xml:space="preserve">whenever both </w:t>
      </w:r>
      <w:del w:id="798" w:author="Wilmott, James" w:date="2022-01-05T15:11:00Z">
        <w:r w:rsidR="008B3C07" w:rsidRPr="0042773F" w:rsidDel="00511CB3">
          <w:delText xml:space="preserve">the </w:delText>
        </w:r>
      </w:del>
      <w:r w:rsidR="008B3C07" w:rsidRPr="0042773F">
        <w:t>response code</w:t>
      </w:r>
      <w:r w:rsidR="00EC3350">
        <w:t>s</w:t>
      </w:r>
      <w:r w:rsidR="008B3C07" w:rsidRPr="0042773F">
        <w:t xml:space="preserve"> </w:t>
      </w:r>
      <w:r w:rsidR="00EC3350">
        <w:t>are</w:t>
      </w:r>
      <w:r w:rsidR="008B3C07" w:rsidRPr="0042773F">
        <w:t xml:space="preserve"> activated then there wo</w:t>
      </w:r>
      <w:r w:rsidR="009C28B1" w:rsidRPr="0042773F">
        <w:t xml:space="preserve">uld not </w:t>
      </w:r>
      <w:r w:rsidR="008B3C07" w:rsidRPr="0042773F">
        <w:t>be any need to inhibit any particular response</w:t>
      </w:r>
      <w:r w:rsidR="009C28B1" w:rsidRPr="0042773F">
        <w:t xml:space="preserve">, resulting in no </w:t>
      </w:r>
      <w:r w:rsidR="008B3C07" w:rsidRPr="0042773F">
        <w:t>redundancy cost</w:t>
      </w:r>
      <w:r w:rsidR="003B78F5" w:rsidRPr="0042773F">
        <w:t xml:space="preserve"> if contributed by the inhibitory processes</w:t>
      </w:r>
      <w:r w:rsidR="008B3C07" w:rsidRPr="0042773F">
        <w:t>.</w:t>
      </w:r>
      <w:r w:rsidR="009C28B1" w:rsidRPr="0042773F">
        <w:t xml:space="preserve"> </w:t>
      </w:r>
    </w:p>
    <w:p w14:paraId="2BDF283E" w14:textId="2045CF9C" w:rsidR="00A14947" w:rsidRPr="0042773F" w:rsidRDefault="00066113" w:rsidP="00A67669">
      <w:pPr>
        <w:spacing w:line="480" w:lineRule="auto"/>
        <w:ind w:firstLine="720"/>
        <w:outlineLvl w:val="0"/>
        <w:rPr>
          <w:lang w:eastAsia="ko-KR"/>
        </w:rPr>
      </w:pPr>
      <w:r w:rsidRPr="0042773F">
        <w:t>To summarize,</w:t>
      </w:r>
      <w:r w:rsidRPr="0042773F">
        <w:rPr>
          <w:lang w:eastAsia="ko-KR"/>
        </w:rPr>
        <w:t xml:space="preserve"> </w:t>
      </w:r>
      <w:r w:rsidR="00B26920" w:rsidRPr="0042773F">
        <w:rPr>
          <w:lang w:eastAsia="ko-KR"/>
        </w:rPr>
        <w:t>we believe that redundancy gain</w:t>
      </w:r>
      <w:r w:rsidR="005A2917" w:rsidRPr="0042773F">
        <w:rPr>
          <w:lang w:eastAsia="ko-KR"/>
        </w:rPr>
        <w:t xml:space="preserve"> (as seen in detection task)</w:t>
      </w:r>
      <w:r w:rsidR="00B26920" w:rsidRPr="0042773F">
        <w:rPr>
          <w:lang w:eastAsia="ko-KR"/>
        </w:rPr>
        <w:t xml:space="preserve">, and </w:t>
      </w:r>
      <w:r w:rsidR="00546761" w:rsidRPr="0042773F">
        <w:rPr>
          <w:lang w:eastAsia="ko-KR"/>
        </w:rPr>
        <w:t xml:space="preserve">redundancy </w:t>
      </w:r>
      <w:r w:rsidR="00B26920" w:rsidRPr="0042773F">
        <w:rPr>
          <w:lang w:eastAsia="ko-KR"/>
        </w:rPr>
        <w:t xml:space="preserve">cost </w:t>
      </w:r>
      <w:r w:rsidR="005A2917" w:rsidRPr="0042773F">
        <w:rPr>
          <w:lang w:eastAsia="ko-KR"/>
        </w:rPr>
        <w:t xml:space="preserve">(as seen in discrimination task) </w:t>
      </w:r>
      <w:r w:rsidR="00B26920" w:rsidRPr="0042773F">
        <w:rPr>
          <w:lang w:eastAsia="ko-KR"/>
        </w:rPr>
        <w:t xml:space="preserve">can be better explained </w:t>
      </w:r>
      <w:r w:rsidR="00350B56" w:rsidRPr="0042773F">
        <w:rPr>
          <w:lang w:eastAsia="ko-KR"/>
        </w:rPr>
        <w:t xml:space="preserve">by considering </w:t>
      </w:r>
      <w:r w:rsidR="00EC3350">
        <w:rPr>
          <w:lang w:eastAsia="ko-KR"/>
        </w:rPr>
        <w:t xml:space="preserve">an </w:t>
      </w:r>
      <w:r w:rsidR="00350B56" w:rsidRPr="0042773F">
        <w:rPr>
          <w:lang w:eastAsia="ko-KR"/>
        </w:rPr>
        <w:t>attentional explanation involving perceptual grouping (</w:t>
      </w:r>
      <w:r w:rsidR="00350B56" w:rsidRPr="0042773F">
        <w:t>Duncan &amp; Humphreys, 1989; Bravo &amp; Nakayama, 1992; Song &amp; Nakayama, 2006; Song et al., 2008</w:t>
      </w:r>
      <w:r w:rsidR="00350B56" w:rsidRPr="0042773F">
        <w:rPr>
          <w:lang w:eastAsia="ko-KR"/>
        </w:rPr>
        <w:t xml:space="preserve">) and </w:t>
      </w:r>
      <w:r w:rsidR="00B26920" w:rsidRPr="0042773F">
        <w:rPr>
          <w:lang w:eastAsia="ko-KR"/>
        </w:rPr>
        <w:t>event coding</w:t>
      </w:r>
      <w:r w:rsidR="00C132BE" w:rsidRPr="0042773F">
        <w:rPr>
          <w:lang w:eastAsia="ko-KR"/>
        </w:rPr>
        <w:t xml:space="preserve"> </w:t>
      </w:r>
      <w:r w:rsidR="00350B56" w:rsidRPr="0042773F">
        <w:rPr>
          <w:lang w:eastAsia="ko-KR"/>
        </w:rPr>
        <w:t xml:space="preserve">involving stimulus-response coactivation (Frings et al., 2020; </w:t>
      </w:r>
      <w:proofErr w:type="spellStart"/>
      <w:r w:rsidR="00350B56" w:rsidRPr="0042773F">
        <w:rPr>
          <w:lang w:eastAsia="ko-KR"/>
        </w:rPr>
        <w:t>Hommel</w:t>
      </w:r>
      <w:proofErr w:type="spellEnd"/>
      <w:r w:rsidR="00350B56" w:rsidRPr="0042773F">
        <w:rPr>
          <w:lang w:eastAsia="ko-KR"/>
        </w:rPr>
        <w:t xml:space="preserve"> et al., 2001; </w:t>
      </w:r>
      <w:proofErr w:type="spellStart"/>
      <w:r w:rsidR="00350B56" w:rsidRPr="0042773F">
        <w:rPr>
          <w:lang w:eastAsia="ko-KR"/>
        </w:rPr>
        <w:t>Hommel</w:t>
      </w:r>
      <w:proofErr w:type="spellEnd"/>
      <w:r w:rsidR="00350B56" w:rsidRPr="0042773F">
        <w:rPr>
          <w:lang w:eastAsia="ko-KR"/>
        </w:rPr>
        <w:t>, 2004, 2005)</w:t>
      </w:r>
      <w:r w:rsidR="00B26920" w:rsidRPr="0042773F">
        <w:rPr>
          <w:lang w:eastAsia="ko-KR"/>
        </w:rPr>
        <w:t xml:space="preserve">. </w:t>
      </w:r>
      <w:r w:rsidRPr="0042773F">
        <w:rPr>
          <w:lang w:eastAsia="ko-KR"/>
        </w:rPr>
        <w:t>F</w:t>
      </w:r>
      <w:r w:rsidR="00546761" w:rsidRPr="0042773F">
        <w:t>u</w:t>
      </w:r>
      <w:r w:rsidR="00E33E02" w:rsidRPr="0042773F">
        <w:t xml:space="preserve">ture studies </w:t>
      </w:r>
      <w:r w:rsidRPr="0042773F">
        <w:t xml:space="preserve">should </w:t>
      </w:r>
      <w:r w:rsidR="00546761" w:rsidRPr="0042773F">
        <w:t>invest</w:t>
      </w:r>
      <w:r w:rsidR="00E33E02" w:rsidRPr="0042773F">
        <w:t xml:space="preserve">igate the role of </w:t>
      </w:r>
      <w:r w:rsidR="00350B56" w:rsidRPr="0042773F">
        <w:t>perceptual grouping and stimulus-response consistency and propose newer models that can provide a coherent model that explain</w:t>
      </w:r>
      <w:r w:rsidR="00EC3350">
        <w:t>s</w:t>
      </w:r>
      <w:r w:rsidR="00350B56" w:rsidRPr="0042773F">
        <w:t xml:space="preserve"> both redundancy gain and redundancy cost in a common framework.</w:t>
      </w:r>
    </w:p>
    <w:p w14:paraId="4A3BB4EC" w14:textId="77777777" w:rsidR="00346BFB" w:rsidRPr="0042773F" w:rsidRDefault="00346BFB" w:rsidP="00A67669">
      <w:pPr>
        <w:spacing w:line="480" w:lineRule="auto"/>
        <w:outlineLvl w:val="0"/>
      </w:pPr>
    </w:p>
    <w:p w14:paraId="7CED3414" w14:textId="77777777" w:rsidR="00E852E5" w:rsidRPr="00CD5F21" w:rsidRDefault="00E852E5" w:rsidP="00A67669">
      <w:pPr>
        <w:spacing w:line="480" w:lineRule="auto"/>
        <w:jc w:val="center"/>
        <w:rPr>
          <w:b/>
        </w:rPr>
      </w:pPr>
      <w:r w:rsidRPr="00CD5F21">
        <w:rPr>
          <w:b/>
        </w:rPr>
        <w:t>Acknowledgements</w:t>
      </w:r>
    </w:p>
    <w:p w14:paraId="36FF49A7" w14:textId="35739F46" w:rsidR="00614E2D" w:rsidRPr="00CD5F21" w:rsidRDefault="00614E2D" w:rsidP="00A67669">
      <w:pPr>
        <w:pStyle w:val="NormalWeb"/>
        <w:spacing w:line="480" w:lineRule="auto"/>
      </w:pPr>
      <w:r w:rsidRPr="00CD5F21">
        <w:rPr>
          <w:rFonts w:eastAsia="Times New Roman"/>
        </w:rPr>
        <w:t xml:space="preserve">This project was supported by NSF </w:t>
      </w:r>
      <w:r w:rsidR="006A2896" w:rsidRPr="00CD5F21">
        <w:rPr>
          <w:rFonts w:eastAsia="Times New Roman"/>
        </w:rPr>
        <w:t>BCS-</w:t>
      </w:r>
      <w:r w:rsidR="006A2896" w:rsidRPr="00CD5F21">
        <w:t xml:space="preserve">1849169 </w:t>
      </w:r>
      <w:r w:rsidRPr="00CD5F21">
        <w:rPr>
          <w:rFonts w:eastAsia="Times New Roman"/>
        </w:rPr>
        <w:t xml:space="preserve">to J.H.S. </w:t>
      </w:r>
      <w:r w:rsidRPr="00CD5F21">
        <w:t>We thank Drs</w:t>
      </w:r>
      <w:r w:rsidR="00B53BF1" w:rsidRPr="00CD5F21">
        <w:t>.</w:t>
      </w:r>
      <w:r w:rsidRPr="00CD5F21">
        <w:t xml:space="preserve"> </w:t>
      </w:r>
      <w:r w:rsidR="007E7093" w:rsidRPr="00CD5F21">
        <w:t xml:space="preserve">Leslie </w:t>
      </w:r>
      <w:r w:rsidRPr="00CD5F21">
        <w:t xml:space="preserve">Welch and </w:t>
      </w:r>
      <w:r w:rsidR="007E7093" w:rsidRPr="00CD5F21">
        <w:t xml:space="preserve">Elena </w:t>
      </w:r>
      <w:r w:rsidRPr="00CD5F21">
        <w:t xml:space="preserve">Festa for their </w:t>
      </w:r>
      <w:r w:rsidR="00112DDB" w:rsidRPr="00CD5F21">
        <w:t>in-depth</w:t>
      </w:r>
      <w:r w:rsidRPr="00CD5F21">
        <w:t xml:space="preserve"> discussion. </w:t>
      </w:r>
    </w:p>
    <w:p w14:paraId="2FB21B8B" w14:textId="4F3E4FBD" w:rsidR="00CD5F21" w:rsidRDefault="00CD5F21">
      <w:r>
        <w:br w:type="page"/>
      </w:r>
    </w:p>
    <w:p w14:paraId="2CBB3558" w14:textId="24FA28CB" w:rsidR="00C04ACF" w:rsidRPr="00CD5F21" w:rsidRDefault="00B51E3D" w:rsidP="00A67669">
      <w:pPr>
        <w:spacing w:line="480" w:lineRule="auto"/>
        <w:jc w:val="center"/>
      </w:pPr>
      <w:r w:rsidRPr="00CD5F21">
        <w:rPr>
          <w:b/>
        </w:rPr>
        <w:lastRenderedPageBreak/>
        <w:t>References</w:t>
      </w:r>
    </w:p>
    <w:p w14:paraId="0D0CB511" w14:textId="77777777" w:rsidR="00440E76" w:rsidRPr="00CD5F21" w:rsidRDefault="00440E76" w:rsidP="00A67669">
      <w:pPr>
        <w:pStyle w:val="NormalWeb"/>
        <w:adjustRightInd w:val="0"/>
        <w:spacing w:before="0" w:beforeAutospacing="0" w:after="0" w:afterAutospacing="0" w:line="480" w:lineRule="auto"/>
        <w:ind w:left="720" w:hanging="720"/>
      </w:pPr>
    </w:p>
    <w:p w14:paraId="2271B727" w14:textId="40BB3A2C" w:rsidR="00A75377" w:rsidRPr="0042773F" w:rsidRDefault="00440E76" w:rsidP="00A67669">
      <w:pPr>
        <w:pStyle w:val="NormalWeb"/>
        <w:adjustRightInd w:val="0"/>
        <w:spacing w:before="0" w:beforeAutospacing="0" w:after="0" w:afterAutospacing="0" w:line="480" w:lineRule="auto"/>
        <w:ind w:left="720" w:hanging="720"/>
      </w:pPr>
      <w:proofErr w:type="spellStart"/>
      <w:r w:rsidRPr="0042773F">
        <w:t>Akyürek</w:t>
      </w:r>
      <w:proofErr w:type="spellEnd"/>
      <w:r w:rsidRPr="0042773F">
        <w:t xml:space="preserve">, E. G., &amp; </w:t>
      </w:r>
      <w:proofErr w:type="spellStart"/>
      <w:r w:rsidRPr="0042773F">
        <w:t>Schubö</w:t>
      </w:r>
      <w:proofErr w:type="spellEnd"/>
      <w:r w:rsidRPr="0042773F">
        <w:t xml:space="preserve">, A. (2013). The electrophysiological locus of the redundant target effect on visual discrimination in a dual singleton search task. </w:t>
      </w:r>
      <w:r w:rsidRPr="0042773F">
        <w:rPr>
          <w:i/>
          <w:iCs/>
        </w:rPr>
        <w:t>Brain Research</w:t>
      </w:r>
      <w:r w:rsidRPr="0042773F">
        <w:t xml:space="preserve">, </w:t>
      </w:r>
      <w:r w:rsidRPr="0042773F">
        <w:rPr>
          <w:i/>
          <w:iCs/>
        </w:rPr>
        <w:t>1537</w:t>
      </w:r>
      <w:r w:rsidRPr="0042773F">
        <w:t xml:space="preserve">, 180–190. </w:t>
      </w:r>
      <w:hyperlink r:id="rId11" w:history="1">
        <w:r w:rsidRPr="0042773F">
          <w:rPr>
            <w:rStyle w:val="Hyperlink"/>
            <w:color w:val="auto"/>
            <w:u w:val="none"/>
          </w:rPr>
          <w:t>http://doi.org/10.1016/j.brainres.2013.09.014</w:t>
        </w:r>
      </w:hyperlink>
      <w:r w:rsidRPr="0042773F">
        <w:t xml:space="preserve"> </w:t>
      </w:r>
    </w:p>
    <w:p w14:paraId="65BCB490" w14:textId="77777777" w:rsidR="00400154" w:rsidRPr="0042773F" w:rsidRDefault="00400154" w:rsidP="00A67669">
      <w:pPr>
        <w:pStyle w:val="NormalWeb"/>
        <w:adjustRightInd w:val="0"/>
        <w:spacing w:before="0" w:beforeAutospacing="0" w:after="0" w:afterAutospacing="0" w:line="480" w:lineRule="auto"/>
        <w:ind w:left="720" w:hanging="720"/>
      </w:pPr>
      <w:r w:rsidRPr="0042773F">
        <w:t xml:space="preserve">Atkinson, J., &amp; </w:t>
      </w:r>
      <w:proofErr w:type="spellStart"/>
      <w:r w:rsidRPr="0042773F">
        <w:t>Braddick</w:t>
      </w:r>
      <w:proofErr w:type="spellEnd"/>
      <w:r w:rsidRPr="0042773F">
        <w:t xml:space="preserve">, O. J. (1989). “Where” and “what” in visual search. </w:t>
      </w:r>
      <w:r w:rsidRPr="0042773F">
        <w:rPr>
          <w:i/>
          <w:iCs/>
        </w:rPr>
        <w:t>Perception</w:t>
      </w:r>
      <w:r w:rsidRPr="0042773F">
        <w:t xml:space="preserve">, </w:t>
      </w:r>
      <w:r w:rsidRPr="0042773F">
        <w:rPr>
          <w:i/>
          <w:iCs/>
        </w:rPr>
        <w:t>18</w:t>
      </w:r>
      <w:r w:rsidRPr="0042773F">
        <w:t xml:space="preserve">(2), 181–189. </w:t>
      </w:r>
      <w:hyperlink r:id="rId12" w:history="1">
        <w:r w:rsidRPr="0042773F">
          <w:rPr>
            <w:rStyle w:val="Hyperlink"/>
            <w:color w:val="auto"/>
            <w:u w:val="none"/>
          </w:rPr>
          <w:t>http://doi.org/10.1068/p180181</w:t>
        </w:r>
      </w:hyperlink>
      <w:r w:rsidRPr="0042773F">
        <w:t xml:space="preserve"> </w:t>
      </w:r>
    </w:p>
    <w:p w14:paraId="67453986" w14:textId="7BF3512C" w:rsidR="00400154" w:rsidRPr="0042773F" w:rsidRDefault="00F75E23" w:rsidP="00A67669">
      <w:pPr>
        <w:adjustRightInd w:val="0"/>
        <w:spacing w:line="480" w:lineRule="auto"/>
        <w:ind w:left="720" w:hanging="720"/>
        <w:rPr>
          <w:rFonts w:eastAsia="Times New Roman"/>
        </w:rPr>
      </w:pPr>
      <w:r w:rsidRPr="0042773F">
        <w:t xml:space="preserve">Bacon, W. F., &amp; </w:t>
      </w:r>
      <w:proofErr w:type="spellStart"/>
      <w:r w:rsidRPr="0042773F">
        <w:t>Egeth</w:t>
      </w:r>
      <w:proofErr w:type="spellEnd"/>
      <w:r w:rsidRPr="0042773F">
        <w:t xml:space="preserve">, H. E. (1991). Local Processes in </w:t>
      </w:r>
      <w:proofErr w:type="spellStart"/>
      <w:r w:rsidRPr="0042773F">
        <w:t>Preattentive</w:t>
      </w:r>
      <w:proofErr w:type="spellEnd"/>
      <w:r w:rsidRPr="0042773F">
        <w:t xml:space="preserve"> Feature Detection. </w:t>
      </w:r>
      <w:r w:rsidRPr="0042773F">
        <w:rPr>
          <w:i/>
          <w:iCs/>
        </w:rPr>
        <w:t>Journal of Experimental Psychology: Human Perception and Performance</w:t>
      </w:r>
      <w:r w:rsidRPr="0042773F">
        <w:t xml:space="preserve">, </w:t>
      </w:r>
      <w:r w:rsidRPr="0042773F">
        <w:rPr>
          <w:i/>
          <w:iCs/>
        </w:rPr>
        <w:t>17</w:t>
      </w:r>
      <w:r w:rsidRPr="0042773F">
        <w:t>(1), 77–90.</w:t>
      </w:r>
      <w:r w:rsidR="00DD47A1" w:rsidRPr="0042773F">
        <w:t xml:space="preserve"> </w:t>
      </w:r>
      <w:hyperlink r:id="rId13" w:tgtFrame="_blank" w:history="1">
        <w:r w:rsidR="00334A81" w:rsidRPr="0042773F">
          <w:rPr>
            <w:rStyle w:val="Hyperlink"/>
            <w:rFonts w:eastAsia="Times New Roman"/>
            <w:color w:val="auto"/>
            <w:u w:val="none"/>
            <w:shd w:val="clear" w:color="auto" w:fill="FFFFFF"/>
          </w:rPr>
          <w:t>http://dx.doi.org/10.1037/0096-1523.17.1.77</w:t>
        </w:r>
      </w:hyperlink>
    </w:p>
    <w:p w14:paraId="27ED5A0A" w14:textId="45A41273" w:rsidR="003924E2" w:rsidRPr="0042773F" w:rsidRDefault="00CB1E4A" w:rsidP="00A67669">
      <w:pPr>
        <w:pStyle w:val="NormalWeb"/>
        <w:adjustRightInd w:val="0"/>
        <w:spacing w:before="0" w:beforeAutospacing="0" w:after="0" w:afterAutospacing="0" w:line="480" w:lineRule="auto"/>
        <w:ind w:left="720" w:hanging="720"/>
      </w:pPr>
      <w:r w:rsidRPr="0042773F">
        <w:t xml:space="preserve">Bacon, W. F., &amp; </w:t>
      </w:r>
      <w:proofErr w:type="spellStart"/>
      <w:r w:rsidRPr="0042773F">
        <w:t>Egeth</w:t>
      </w:r>
      <w:proofErr w:type="spellEnd"/>
      <w:r w:rsidRPr="0042773F">
        <w:t xml:space="preserve">, H. E. (1994). Overriding stimulus-driven attentional capture. </w:t>
      </w:r>
      <w:r w:rsidRPr="0042773F">
        <w:rPr>
          <w:i/>
          <w:iCs/>
        </w:rPr>
        <w:t>Perception &amp; Psychophysics</w:t>
      </w:r>
      <w:r w:rsidRPr="0042773F">
        <w:t xml:space="preserve">, </w:t>
      </w:r>
      <w:r w:rsidRPr="0042773F">
        <w:rPr>
          <w:i/>
          <w:iCs/>
        </w:rPr>
        <w:t>55</w:t>
      </w:r>
      <w:r w:rsidRPr="0042773F">
        <w:t xml:space="preserve">(5), 485–496. </w:t>
      </w:r>
      <w:hyperlink r:id="rId14" w:history="1">
        <w:r w:rsidRPr="0042773F">
          <w:rPr>
            <w:rStyle w:val="Hyperlink"/>
            <w:color w:val="auto"/>
            <w:u w:val="none"/>
          </w:rPr>
          <w:t>http://doi.org/10.3758/BF03205306</w:t>
        </w:r>
      </w:hyperlink>
    </w:p>
    <w:p w14:paraId="052EDAA1" w14:textId="7571BEA8" w:rsidR="0059079C" w:rsidRPr="0042773F" w:rsidRDefault="00911D0B" w:rsidP="00A67669">
      <w:pPr>
        <w:adjustRightInd w:val="0"/>
        <w:spacing w:line="480" w:lineRule="auto"/>
        <w:ind w:left="720" w:hanging="720"/>
        <w:rPr>
          <w:rFonts w:eastAsia="Times New Roman"/>
        </w:rPr>
      </w:pPr>
      <w:r w:rsidRPr="0042773F">
        <w:rPr>
          <w:rFonts w:eastAsia="Times New Roman"/>
          <w:shd w:val="clear" w:color="auto" w:fill="FFFFFF"/>
        </w:rPr>
        <w:t xml:space="preserve">Baddeley, A. D., &amp; </w:t>
      </w:r>
      <w:proofErr w:type="spellStart"/>
      <w:r w:rsidRPr="0042773F">
        <w:rPr>
          <w:rFonts w:eastAsia="Times New Roman"/>
          <w:shd w:val="clear" w:color="auto" w:fill="FFFFFF"/>
        </w:rPr>
        <w:t>Ecob</w:t>
      </w:r>
      <w:proofErr w:type="spellEnd"/>
      <w:r w:rsidRPr="0042773F">
        <w:rPr>
          <w:rFonts w:eastAsia="Times New Roman"/>
          <w:shd w:val="clear" w:color="auto" w:fill="FFFFFF"/>
        </w:rPr>
        <w:t xml:space="preserve">, </w:t>
      </w:r>
      <w:r w:rsidR="00A77ED4" w:rsidRPr="0042773F">
        <w:rPr>
          <w:rFonts w:eastAsia="Times New Roman"/>
          <w:shd w:val="clear" w:color="auto" w:fill="FFFFFF"/>
        </w:rPr>
        <w:t xml:space="preserve">R. </w:t>
      </w:r>
      <w:r w:rsidRPr="0042773F">
        <w:rPr>
          <w:rFonts w:eastAsia="Times New Roman"/>
          <w:shd w:val="clear" w:color="auto" w:fill="FFFFFF"/>
        </w:rPr>
        <w:t xml:space="preserve">J. (1973). </w:t>
      </w:r>
      <w:r w:rsidR="007A603A" w:rsidRPr="0042773F">
        <w:rPr>
          <w:rFonts w:eastAsia="Times New Roman"/>
          <w:shd w:val="clear" w:color="auto" w:fill="FFFFFF"/>
        </w:rPr>
        <w:t>Reaction time</w:t>
      </w:r>
      <w:r w:rsidRPr="0042773F">
        <w:rPr>
          <w:rFonts w:eastAsia="Times New Roman"/>
          <w:shd w:val="clear" w:color="auto" w:fill="FFFFFF"/>
        </w:rPr>
        <w:t xml:space="preserve"> and Short-term Memory: Implications of Repetition Effects for the High-speed Exhaustive Scan Hypothesis. </w:t>
      </w:r>
      <w:r w:rsidRPr="0042773F">
        <w:rPr>
          <w:rFonts w:eastAsia="Times New Roman"/>
          <w:i/>
          <w:iCs/>
          <w:shd w:val="clear" w:color="auto" w:fill="FFFFFF"/>
        </w:rPr>
        <w:t>Quarterly Journal of Experimental Psychology</w:t>
      </w:r>
      <w:r w:rsidRPr="0042773F">
        <w:rPr>
          <w:rFonts w:eastAsia="Times New Roman"/>
          <w:shd w:val="clear" w:color="auto" w:fill="FFFFFF"/>
        </w:rPr>
        <w:t>, </w:t>
      </w:r>
      <w:r w:rsidRPr="0042773F">
        <w:rPr>
          <w:rFonts w:eastAsia="Times New Roman"/>
          <w:i/>
          <w:iCs/>
          <w:shd w:val="clear" w:color="auto" w:fill="FFFFFF"/>
        </w:rPr>
        <w:t>25</w:t>
      </w:r>
      <w:r w:rsidR="00AA46E7" w:rsidRPr="0042773F">
        <w:rPr>
          <w:rFonts w:eastAsia="Times New Roman"/>
          <w:shd w:val="clear" w:color="auto" w:fill="FFFFFF"/>
        </w:rPr>
        <w:t>(2), 229</w:t>
      </w:r>
      <w:r w:rsidR="00A77ED4" w:rsidRPr="0042773F">
        <w:rPr>
          <w:rFonts w:eastAsia="Times New Roman"/>
          <w:shd w:val="clear" w:color="auto" w:fill="FFFFFF"/>
        </w:rPr>
        <w:t>-</w:t>
      </w:r>
      <w:r w:rsidRPr="0042773F">
        <w:rPr>
          <w:rFonts w:eastAsia="Times New Roman"/>
          <w:shd w:val="clear" w:color="auto" w:fill="FFFFFF"/>
        </w:rPr>
        <w:t>240.</w:t>
      </w:r>
      <w:r w:rsidR="00A77ED4" w:rsidRPr="0042773F">
        <w:rPr>
          <w:rFonts w:eastAsia="Times New Roman"/>
          <w:shd w:val="clear" w:color="auto" w:fill="FFFFFF"/>
        </w:rPr>
        <w:t xml:space="preserve"> </w:t>
      </w:r>
      <w:r w:rsidRPr="0042773F">
        <w:rPr>
          <w:rFonts w:eastAsia="Times New Roman"/>
          <w:shd w:val="clear" w:color="auto" w:fill="FFFFFF"/>
        </w:rPr>
        <w:t> </w:t>
      </w:r>
      <w:hyperlink r:id="rId15" w:history="1">
        <w:r w:rsidRPr="0042773F">
          <w:rPr>
            <w:rFonts w:eastAsia="Times New Roman"/>
            <w:shd w:val="clear" w:color="auto" w:fill="FFFFFF"/>
          </w:rPr>
          <w:t>https://doi.org/10.1080/14640747308400342</w:t>
        </w:r>
      </w:hyperlink>
    </w:p>
    <w:p w14:paraId="20ECE4D7" w14:textId="1C924B6D" w:rsidR="0059079C" w:rsidRPr="0042773F" w:rsidRDefault="000E033F" w:rsidP="00A67669">
      <w:pPr>
        <w:adjustRightInd w:val="0"/>
        <w:spacing w:line="480" w:lineRule="auto"/>
        <w:ind w:left="720" w:hanging="720"/>
        <w:rPr>
          <w:iCs/>
        </w:rPr>
      </w:pPr>
      <w:r w:rsidRPr="0042773F">
        <w:t xml:space="preserve">Bjork, E. L. &amp; Estes, W. K. (1971) Detection and placement of redundant signal elements in </w:t>
      </w:r>
      <w:proofErr w:type="spellStart"/>
      <w:r w:rsidRPr="0042773F">
        <w:t>tachistoscopic</w:t>
      </w:r>
      <w:proofErr w:type="spellEnd"/>
      <w:r w:rsidRPr="0042773F">
        <w:t xml:space="preserve"> displays of letters. </w:t>
      </w:r>
      <w:r w:rsidRPr="0042773F">
        <w:rPr>
          <w:i/>
          <w:iCs/>
        </w:rPr>
        <w:t>Perception &amp; Psychophysics, 9</w:t>
      </w:r>
      <w:r w:rsidRPr="0042773F">
        <w:rPr>
          <w:iCs/>
        </w:rPr>
        <w:t>(5), 439-442.</w:t>
      </w:r>
      <w:r w:rsidR="0033266E" w:rsidRPr="0042773F">
        <w:rPr>
          <w:rFonts w:eastAsia="Times New Roman"/>
          <w:spacing w:val="4"/>
          <w:shd w:val="clear" w:color="auto" w:fill="FCFCFC"/>
        </w:rPr>
        <w:t xml:space="preserve"> https://doi.org/10.3758/BF03210248</w:t>
      </w:r>
    </w:p>
    <w:p w14:paraId="6367D4C6" w14:textId="50106290" w:rsidR="00C548BE" w:rsidRPr="0042773F" w:rsidRDefault="00CB1E4A" w:rsidP="00A67669">
      <w:pPr>
        <w:adjustRightInd w:val="0"/>
        <w:spacing w:line="480" w:lineRule="auto"/>
        <w:ind w:left="720" w:hanging="720"/>
        <w:rPr>
          <w:rFonts w:eastAsia="Times New Roman"/>
        </w:rPr>
      </w:pPr>
      <w:r w:rsidRPr="0042773F">
        <w:t xml:space="preserve">Bravo, M. J., &amp; Nakayama, K. (1992). The role of attention in different visual-search tasks. </w:t>
      </w:r>
      <w:r w:rsidRPr="0042773F">
        <w:rPr>
          <w:i/>
          <w:iCs/>
        </w:rPr>
        <w:t>Perception and Psychophysics</w:t>
      </w:r>
      <w:r w:rsidRPr="0042773F">
        <w:t xml:space="preserve">, </w:t>
      </w:r>
      <w:r w:rsidRPr="0042773F">
        <w:rPr>
          <w:i/>
          <w:iCs/>
        </w:rPr>
        <w:t>51</w:t>
      </w:r>
      <w:r w:rsidRPr="0042773F">
        <w:t>(5), 465–472.</w:t>
      </w:r>
      <w:r w:rsidR="00DB45C9" w:rsidRPr="0042773F">
        <w:rPr>
          <w:rFonts w:eastAsia="Times New Roman"/>
          <w:spacing w:val="4"/>
          <w:shd w:val="clear" w:color="auto" w:fill="FCFCFC"/>
        </w:rPr>
        <w:t xml:space="preserve"> https://doi.org/10.3758/BF0321164</w:t>
      </w:r>
    </w:p>
    <w:p w14:paraId="22FBF208" w14:textId="67885407" w:rsidR="003B3CFA" w:rsidRPr="0042773F" w:rsidRDefault="00243FAD" w:rsidP="00A67669">
      <w:pPr>
        <w:adjustRightInd w:val="0"/>
        <w:spacing w:line="480" w:lineRule="auto"/>
        <w:ind w:left="720" w:hanging="720"/>
        <w:rPr>
          <w:rStyle w:val="Hyperlink"/>
          <w:rFonts w:eastAsia="Times New Roman"/>
          <w:color w:val="auto"/>
          <w:spacing w:val="4"/>
          <w:u w:val="none"/>
          <w:shd w:val="clear" w:color="auto" w:fill="FCFCFC"/>
        </w:rPr>
      </w:pPr>
      <w:proofErr w:type="spellStart"/>
      <w:r w:rsidRPr="0042773F">
        <w:t>Bundesen</w:t>
      </w:r>
      <w:proofErr w:type="spellEnd"/>
      <w:r w:rsidRPr="0042773F">
        <w:t xml:space="preserve">, C., &amp; Pedersen, L. F. (1983). Color segregation and visual search. </w:t>
      </w:r>
      <w:r w:rsidRPr="0042773F">
        <w:rPr>
          <w:i/>
        </w:rPr>
        <w:t>Perception and Psychophysics</w:t>
      </w:r>
      <w:r w:rsidRPr="0042773F">
        <w:t xml:space="preserve">, </w:t>
      </w:r>
      <w:r w:rsidRPr="0042773F">
        <w:rPr>
          <w:i/>
        </w:rPr>
        <w:t>33</w:t>
      </w:r>
      <w:r w:rsidR="002B41AB" w:rsidRPr="0042773F">
        <w:t>(5)</w:t>
      </w:r>
      <w:r w:rsidRPr="0042773F">
        <w:t>, 487-493.</w:t>
      </w:r>
      <w:r w:rsidR="00196381" w:rsidRPr="0042773F">
        <w:t xml:space="preserve"> </w:t>
      </w:r>
      <w:hyperlink r:id="rId16" w:history="1">
        <w:r w:rsidR="003B3CFA" w:rsidRPr="0042773F">
          <w:rPr>
            <w:rStyle w:val="Hyperlink"/>
            <w:rFonts w:eastAsia="Times New Roman"/>
            <w:color w:val="auto"/>
            <w:spacing w:val="4"/>
            <w:u w:val="none"/>
            <w:shd w:val="clear" w:color="auto" w:fill="FCFCFC"/>
          </w:rPr>
          <w:t>https://doi.org/10.3758/BF03202901</w:t>
        </w:r>
      </w:hyperlink>
    </w:p>
    <w:p w14:paraId="740C8068" w14:textId="48665273" w:rsidR="00051AF1" w:rsidRPr="0042773F" w:rsidRDefault="00051AF1" w:rsidP="00A67669">
      <w:pPr>
        <w:adjustRightInd w:val="0"/>
        <w:spacing w:line="480" w:lineRule="auto"/>
        <w:ind w:left="720" w:hanging="720"/>
        <w:rPr>
          <w:rFonts w:eastAsia="Times New Roman"/>
        </w:rPr>
      </w:pPr>
      <w:r w:rsidRPr="0042773F">
        <w:rPr>
          <w:rFonts w:eastAsia="Times New Roman"/>
        </w:rPr>
        <w:lastRenderedPageBreak/>
        <w:t xml:space="preserve">Calder-Travis, J., &amp; Ma, W. J. (2020). Explaining the effects of distractor statistics in visual search. </w:t>
      </w:r>
      <w:r w:rsidRPr="0042773F">
        <w:rPr>
          <w:rFonts w:eastAsia="Times New Roman"/>
          <w:i/>
          <w:iCs/>
        </w:rPr>
        <w:t>Journal of vision, 20</w:t>
      </w:r>
      <w:r w:rsidRPr="0042773F">
        <w:rPr>
          <w:rFonts w:eastAsia="Times New Roman"/>
        </w:rPr>
        <w:t>(13), 11-11.</w:t>
      </w:r>
    </w:p>
    <w:p w14:paraId="12368F3B" w14:textId="2ECBBD54" w:rsidR="00A02BE8" w:rsidRPr="0042773F" w:rsidRDefault="004D2312" w:rsidP="00A67669">
      <w:pPr>
        <w:adjustRightInd w:val="0"/>
        <w:spacing w:line="480" w:lineRule="auto"/>
        <w:ind w:left="720" w:hanging="720"/>
      </w:pPr>
      <w:r w:rsidRPr="0042773F">
        <w:t xml:space="preserve">Cavanagh, P., &amp; Alvarez, G. A. (2005). Tracking multiple targets with multifocal attention. Trends in </w:t>
      </w:r>
      <w:r w:rsidRPr="0042773F">
        <w:rPr>
          <w:i/>
        </w:rPr>
        <w:t>Cognitive Sciences, 9</w:t>
      </w:r>
      <w:r w:rsidRPr="0042773F">
        <w:t>(7), 349–354</w:t>
      </w:r>
      <w:r w:rsidR="00532A73" w:rsidRPr="0042773F">
        <w:t>. https://doi.org/10.1016/j.tics.2005.05.009</w:t>
      </w:r>
    </w:p>
    <w:p w14:paraId="2DB7965F" w14:textId="1973B63B" w:rsidR="00A02BE8" w:rsidRPr="0042773F" w:rsidRDefault="00A02BE8" w:rsidP="00A67669">
      <w:pPr>
        <w:adjustRightInd w:val="0"/>
        <w:spacing w:line="480" w:lineRule="auto"/>
        <w:ind w:left="720" w:hanging="720"/>
        <w:rPr>
          <w:rFonts w:eastAsia="Times New Roman"/>
        </w:rPr>
      </w:pPr>
      <w:r w:rsidRPr="0042773F">
        <w:rPr>
          <w:rFonts w:eastAsia="Times New Roman"/>
        </w:rPr>
        <w:t>Cohen, J. (1988). Statistical Power Analysis for the Behavioral Sciences. New York, NY: Routledge Academic.</w:t>
      </w:r>
      <w:r w:rsidR="00E114CE" w:rsidRPr="0042773F">
        <w:rPr>
          <w:rFonts w:eastAsia="Times New Roman"/>
        </w:rPr>
        <w:t xml:space="preserve"> </w:t>
      </w:r>
      <w:hyperlink r:id="rId17" w:history="1">
        <w:r w:rsidR="00154FED" w:rsidRPr="0042773F">
          <w:rPr>
            <w:rStyle w:val="Hyperlink"/>
            <w:rFonts w:eastAsia="Times New Roman"/>
            <w:color w:val="auto"/>
            <w:u w:val="none"/>
          </w:rPr>
          <w:t>https://doi.org/10.1016/C2013-0-10517-X</w:t>
        </w:r>
      </w:hyperlink>
    </w:p>
    <w:p w14:paraId="100927CC" w14:textId="5C7EE608" w:rsidR="00154FED" w:rsidRPr="0042773F" w:rsidRDefault="00154FED" w:rsidP="00A67669">
      <w:pPr>
        <w:adjustRightInd w:val="0"/>
        <w:spacing w:line="480" w:lineRule="auto"/>
        <w:ind w:left="720" w:hanging="720"/>
        <w:rPr>
          <w:rFonts w:eastAsia="Times New Roman"/>
        </w:rPr>
      </w:pPr>
      <w:proofErr w:type="spellStart"/>
      <w:r w:rsidRPr="0042773F">
        <w:rPr>
          <w:rFonts w:eastAsia="Times New Roman"/>
        </w:rPr>
        <w:t>Corballis</w:t>
      </w:r>
      <w:proofErr w:type="spellEnd"/>
      <w:r w:rsidRPr="0042773F">
        <w:rPr>
          <w:rFonts w:eastAsia="Times New Roman"/>
        </w:rPr>
        <w:t xml:space="preserve">, M. C. (2002). Hemispheric interactions in simple reaction time. </w:t>
      </w:r>
      <w:proofErr w:type="spellStart"/>
      <w:r w:rsidRPr="0042773F">
        <w:rPr>
          <w:rFonts w:eastAsia="Times New Roman"/>
          <w:i/>
          <w:iCs/>
        </w:rPr>
        <w:t>Neuropsychologia</w:t>
      </w:r>
      <w:proofErr w:type="spellEnd"/>
      <w:r w:rsidRPr="0042773F">
        <w:rPr>
          <w:rFonts w:eastAsia="Times New Roman"/>
          <w:i/>
          <w:iCs/>
        </w:rPr>
        <w:t>, 40</w:t>
      </w:r>
      <w:r w:rsidRPr="0042773F">
        <w:rPr>
          <w:rFonts w:eastAsia="Times New Roman"/>
        </w:rPr>
        <w:t>(4), 423-434.</w:t>
      </w:r>
    </w:p>
    <w:p w14:paraId="1B371E89" w14:textId="4A21A2DC" w:rsidR="00881909" w:rsidRPr="0042773F" w:rsidRDefault="00FC475F" w:rsidP="00A67669">
      <w:pPr>
        <w:pStyle w:val="NormalWeb"/>
        <w:adjustRightInd w:val="0"/>
        <w:spacing w:before="0" w:beforeAutospacing="0" w:after="0" w:afterAutospacing="0" w:line="480" w:lineRule="auto"/>
        <w:ind w:left="720" w:hanging="720"/>
      </w:pPr>
      <w:r w:rsidRPr="0042773F">
        <w:t xml:space="preserve">Duncan, J., &amp; Humphreys, G. W. (1989). Visual Search and Stimulus Similarity. </w:t>
      </w:r>
      <w:r w:rsidRPr="0042773F">
        <w:rPr>
          <w:i/>
        </w:rPr>
        <w:t>Psychological Review</w:t>
      </w:r>
      <w:r w:rsidRPr="0042773F">
        <w:t xml:space="preserve">, </w:t>
      </w:r>
      <w:r w:rsidRPr="0042773F">
        <w:rPr>
          <w:i/>
          <w:iCs/>
        </w:rPr>
        <w:t>96</w:t>
      </w:r>
      <w:r w:rsidRPr="0042773F">
        <w:t>(3), 433–458.</w:t>
      </w:r>
      <w:r w:rsidR="00F1082F" w:rsidRPr="0042773F">
        <w:t xml:space="preserve"> http://dx.doi.org/10.1037/0033-295X.96.3.433</w:t>
      </w:r>
    </w:p>
    <w:p w14:paraId="2C9B3F5E" w14:textId="14EE4E45" w:rsidR="00881909" w:rsidRPr="0042773F" w:rsidRDefault="00D05C54" w:rsidP="00A67669">
      <w:pPr>
        <w:adjustRightInd w:val="0"/>
        <w:spacing w:line="480" w:lineRule="auto"/>
        <w:ind w:left="720" w:hanging="720"/>
        <w:rPr>
          <w:rFonts w:eastAsia="Times New Roman"/>
        </w:rPr>
      </w:pPr>
      <w:proofErr w:type="spellStart"/>
      <w:r w:rsidRPr="0042773F">
        <w:rPr>
          <w:rFonts w:eastAsia="Times New Roman"/>
        </w:rPr>
        <w:t>Egeth</w:t>
      </w:r>
      <w:proofErr w:type="spellEnd"/>
      <w:r w:rsidRPr="0042773F">
        <w:rPr>
          <w:rFonts w:eastAsia="Times New Roman"/>
        </w:rPr>
        <w:t xml:space="preserve">, H. E., &amp; </w:t>
      </w:r>
      <w:proofErr w:type="spellStart"/>
      <w:r w:rsidRPr="0042773F">
        <w:rPr>
          <w:rFonts w:eastAsia="Times New Roman"/>
        </w:rPr>
        <w:t>Mordkoff</w:t>
      </w:r>
      <w:proofErr w:type="spellEnd"/>
      <w:r w:rsidRPr="0042773F">
        <w:rPr>
          <w:rFonts w:eastAsia="Times New Roman"/>
        </w:rPr>
        <w:t xml:space="preserve">, J. T. (1991). Redundancy gain revisited: Evidence for parallel processing of separable dimensions. In G. R. </w:t>
      </w:r>
      <w:proofErr w:type="spellStart"/>
      <w:r w:rsidRPr="0042773F">
        <w:rPr>
          <w:rFonts w:eastAsia="Times New Roman"/>
        </w:rPr>
        <w:t>Lockhead</w:t>
      </w:r>
      <w:proofErr w:type="spellEnd"/>
      <w:r w:rsidRPr="0042773F">
        <w:rPr>
          <w:rFonts w:eastAsia="Times New Roman"/>
        </w:rPr>
        <w:t xml:space="preserve"> &amp; J. R. Pomerantz (Eds.), </w:t>
      </w:r>
      <w:r w:rsidRPr="0042773F">
        <w:rPr>
          <w:rStyle w:val="Emphasis"/>
          <w:rFonts w:eastAsia="Times New Roman"/>
        </w:rPr>
        <w:t>The perception of structure: Essays in honor of Wendell R. Garner</w:t>
      </w:r>
      <w:r w:rsidR="009A1106" w:rsidRPr="0042773F">
        <w:rPr>
          <w:rStyle w:val="Emphasis"/>
          <w:rFonts w:eastAsia="Times New Roman"/>
        </w:rPr>
        <w:t xml:space="preserve"> </w:t>
      </w:r>
      <w:r w:rsidR="009A1106" w:rsidRPr="0042773F">
        <w:rPr>
          <w:rStyle w:val="Emphasis"/>
          <w:rFonts w:eastAsia="Times New Roman"/>
          <w:i w:val="0"/>
        </w:rPr>
        <w:t>(pp.</w:t>
      </w:r>
      <w:r w:rsidR="009A1106" w:rsidRPr="0042773F">
        <w:rPr>
          <w:rFonts w:eastAsia="Times New Roman"/>
        </w:rPr>
        <w:t xml:space="preserve"> 131-143)</w:t>
      </w:r>
      <w:r w:rsidRPr="0042773F">
        <w:rPr>
          <w:rFonts w:eastAsia="Times New Roman"/>
        </w:rPr>
        <w:t>. Washington, DC:</w:t>
      </w:r>
      <w:r w:rsidR="00EE407D" w:rsidRPr="0042773F">
        <w:rPr>
          <w:rFonts w:eastAsia="Times New Roman"/>
        </w:rPr>
        <w:t xml:space="preserve"> American Psychological Association</w:t>
      </w:r>
      <w:r w:rsidRPr="0042773F">
        <w:rPr>
          <w:rFonts w:eastAsia="Times New Roman"/>
        </w:rPr>
        <w:t xml:space="preserve">. </w:t>
      </w:r>
      <w:hyperlink r:id="rId18" w:tgtFrame="_blank" w:history="1">
        <w:r w:rsidRPr="0042773F">
          <w:rPr>
            <w:rStyle w:val="Hyperlink"/>
            <w:rFonts w:eastAsia="Times New Roman"/>
            <w:color w:val="auto"/>
            <w:u w:val="none"/>
          </w:rPr>
          <w:t>http://dx.doi.org/10.1037/10101-007</w:t>
        </w:r>
      </w:hyperlink>
    </w:p>
    <w:p w14:paraId="71A04B26" w14:textId="77777777" w:rsidR="00FD06CF" w:rsidRPr="0042773F" w:rsidRDefault="00FD06CF" w:rsidP="00A67669">
      <w:pPr>
        <w:pStyle w:val="NormalWeb"/>
        <w:adjustRightInd w:val="0"/>
        <w:spacing w:before="0" w:beforeAutospacing="0" w:after="0" w:afterAutospacing="0" w:line="480" w:lineRule="auto"/>
        <w:ind w:left="720" w:hanging="720"/>
      </w:pPr>
      <w:proofErr w:type="spellStart"/>
      <w:r w:rsidRPr="0042773F">
        <w:t>Eimer</w:t>
      </w:r>
      <w:proofErr w:type="spellEnd"/>
      <w:r w:rsidRPr="0042773F">
        <w:t xml:space="preserve">, M., &amp; </w:t>
      </w:r>
      <w:proofErr w:type="spellStart"/>
      <w:r w:rsidRPr="0042773F">
        <w:t>Grubert</w:t>
      </w:r>
      <w:proofErr w:type="spellEnd"/>
      <w:r w:rsidRPr="0042773F">
        <w:t xml:space="preserve">, A. (2014). Spatial attention can be allocated rapidly and in parallel to new visual objects. </w:t>
      </w:r>
      <w:r w:rsidRPr="0042773F">
        <w:rPr>
          <w:i/>
          <w:iCs/>
        </w:rPr>
        <w:t>Current Biology</w:t>
      </w:r>
      <w:r w:rsidRPr="0042773F">
        <w:t xml:space="preserve">, </w:t>
      </w:r>
      <w:r w:rsidRPr="0042773F">
        <w:rPr>
          <w:i/>
          <w:iCs/>
        </w:rPr>
        <w:t>24</w:t>
      </w:r>
      <w:r w:rsidRPr="0042773F">
        <w:t xml:space="preserve">(2), 193–198. </w:t>
      </w:r>
      <w:hyperlink r:id="rId19" w:history="1">
        <w:r w:rsidRPr="0042773F">
          <w:rPr>
            <w:rStyle w:val="Hyperlink"/>
            <w:color w:val="auto"/>
            <w:u w:val="none"/>
          </w:rPr>
          <w:t>http://doi.org/10.1016/j.cub.2013.12.001</w:t>
        </w:r>
      </w:hyperlink>
      <w:r w:rsidRPr="0042773F">
        <w:t xml:space="preserve"> </w:t>
      </w:r>
    </w:p>
    <w:p w14:paraId="4B6BE969" w14:textId="6795BDBC"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B. A., &amp; Eriksen, C. W. (1974). Effects of noise letters upon the identification of a target letter in a </w:t>
      </w:r>
      <w:proofErr w:type="spellStart"/>
      <w:r w:rsidRPr="0042773F">
        <w:t>nonsearch</w:t>
      </w:r>
      <w:proofErr w:type="spellEnd"/>
      <w:r w:rsidRPr="0042773F">
        <w:t xml:space="preserve"> task. </w:t>
      </w:r>
      <w:r w:rsidRPr="0042773F">
        <w:rPr>
          <w:i/>
          <w:iCs/>
        </w:rPr>
        <w:t>Perception &amp; Psychophysics</w:t>
      </w:r>
      <w:r w:rsidRPr="0042773F">
        <w:t xml:space="preserve">, </w:t>
      </w:r>
      <w:r w:rsidRPr="0042773F">
        <w:rPr>
          <w:i/>
          <w:iCs/>
        </w:rPr>
        <w:t>16</w:t>
      </w:r>
      <w:r w:rsidRPr="0042773F">
        <w:t xml:space="preserve">(1), 143–149. </w:t>
      </w:r>
      <w:hyperlink r:id="rId20" w:history="1">
        <w:r w:rsidRPr="0042773F">
          <w:rPr>
            <w:rStyle w:val="Hyperlink"/>
            <w:color w:val="auto"/>
            <w:u w:val="none"/>
          </w:rPr>
          <w:t>http://doi.org/10.3758/BF03203267</w:t>
        </w:r>
      </w:hyperlink>
      <w:r w:rsidRPr="0042773F">
        <w:t xml:space="preserve"> </w:t>
      </w:r>
    </w:p>
    <w:p w14:paraId="05E6342B" w14:textId="7A1414AE"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C. W., &amp; Eriksen, B. A. (1979). Target redundancy in visual search: Do repetitions of target within the display impair processing? </w:t>
      </w:r>
      <w:r w:rsidRPr="0042773F">
        <w:rPr>
          <w:i/>
          <w:iCs/>
        </w:rPr>
        <w:t>Perception &amp; Psychophysics</w:t>
      </w:r>
      <w:r w:rsidRPr="0042773F">
        <w:t xml:space="preserve">, </w:t>
      </w:r>
      <w:r w:rsidRPr="0042773F">
        <w:rPr>
          <w:i/>
          <w:iCs/>
        </w:rPr>
        <w:t>26</w:t>
      </w:r>
      <w:r w:rsidRPr="0042773F">
        <w:t>(3), 356–370.</w:t>
      </w:r>
      <w:r w:rsidR="00595D4B" w:rsidRPr="0042773F">
        <w:t xml:space="preserve"> https://doi.org/10.3758/BF03199869</w:t>
      </w:r>
    </w:p>
    <w:p w14:paraId="59215D01" w14:textId="51BF4B8D" w:rsidR="00F66F41" w:rsidRPr="0042773F" w:rsidRDefault="00C21274" w:rsidP="00A67669">
      <w:pPr>
        <w:pStyle w:val="NormalWeb"/>
        <w:adjustRightInd w:val="0"/>
        <w:spacing w:before="0" w:beforeAutospacing="0" w:after="0" w:afterAutospacing="0" w:line="480" w:lineRule="auto"/>
        <w:ind w:left="720" w:hanging="720"/>
      </w:pPr>
      <w:r w:rsidRPr="0042773F">
        <w:lastRenderedPageBreak/>
        <w:t xml:space="preserve">Eriksen, C. W., &amp; Schultz, D. W. (1979). Information processing in visual search: A continuous flow conception and experimental results. </w:t>
      </w:r>
      <w:r w:rsidRPr="0042773F">
        <w:rPr>
          <w:i/>
        </w:rPr>
        <w:t>Perception &amp; Psychophysics</w:t>
      </w:r>
      <w:r w:rsidRPr="0042773F">
        <w:t xml:space="preserve">, </w:t>
      </w:r>
      <w:r w:rsidRPr="0042773F">
        <w:rPr>
          <w:i/>
        </w:rPr>
        <w:t>25</w:t>
      </w:r>
      <w:r w:rsidR="00300A62" w:rsidRPr="0042773F">
        <w:t>(4)</w:t>
      </w:r>
      <w:r w:rsidRPr="0042773F">
        <w:t>, 249–263.</w:t>
      </w:r>
      <w:r w:rsidR="00932736" w:rsidRPr="0042773F">
        <w:t xml:space="preserve"> https://doi.org/10.3758/BF03198804</w:t>
      </w:r>
    </w:p>
    <w:p w14:paraId="4124C077" w14:textId="739AE639" w:rsidR="00141344" w:rsidRPr="0042773F" w:rsidRDefault="00940C93" w:rsidP="00A67669">
      <w:pPr>
        <w:pStyle w:val="NormalWeb"/>
        <w:adjustRightInd w:val="0"/>
        <w:spacing w:before="0" w:beforeAutospacing="0" w:after="0" w:afterAutospacing="0" w:line="480" w:lineRule="auto"/>
        <w:ind w:left="720" w:hanging="720"/>
      </w:pPr>
      <w:r w:rsidRPr="0042773F">
        <w:t xml:space="preserve">Eriksen, C. W., &amp; St. James, J. D. (1986). Visual attention within and around the field of focal attention: A zoom lens model. </w:t>
      </w:r>
      <w:r w:rsidRPr="0042773F">
        <w:rPr>
          <w:i/>
          <w:iCs/>
        </w:rPr>
        <w:t>Perception and Psychophysics</w:t>
      </w:r>
      <w:r w:rsidRPr="0042773F">
        <w:t xml:space="preserve">, </w:t>
      </w:r>
      <w:r w:rsidRPr="0042773F">
        <w:rPr>
          <w:i/>
          <w:iCs/>
        </w:rPr>
        <w:t>40</w:t>
      </w:r>
      <w:r w:rsidRPr="0042773F">
        <w:t>(4), 225–240.</w:t>
      </w:r>
      <w:r w:rsidR="00AF0D75" w:rsidRPr="0042773F">
        <w:t xml:space="preserve"> https://doi.org/10.3758/BF03211502</w:t>
      </w:r>
    </w:p>
    <w:p w14:paraId="6D1AEB7E" w14:textId="352AE6A4" w:rsidR="00141344" w:rsidRPr="0042773F" w:rsidRDefault="00141344" w:rsidP="00A67669">
      <w:pPr>
        <w:pStyle w:val="NormalWeb"/>
        <w:adjustRightInd w:val="0"/>
        <w:spacing w:before="0" w:beforeAutospacing="0" w:after="0" w:afterAutospacing="0" w:line="480" w:lineRule="auto"/>
        <w:ind w:left="720" w:hanging="720"/>
      </w:pPr>
      <w:r w:rsidRPr="0042773F">
        <w:t xml:space="preserve">Estes, W. K., &amp; Taylor, H. A. (1966). Visual detection in relation to display size and redundancy of critical elements I. </w:t>
      </w:r>
      <w:r w:rsidRPr="0042773F">
        <w:rPr>
          <w:i/>
          <w:iCs/>
        </w:rPr>
        <w:t>Perception &amp; Psychophysics</w:t>
      </w:r>
      <w:r w:rsidRPr="0042773F">
        <w:t xml:space="preserve">, </w:t>
      </w:r>
      <w:r w:rsidRPr="0042773F">
        <w:rPr>
          <w:i/>
          <w:iCs/>
        </w:rPr>
        <w:t>1</w:t>
      </w:r>
      <w:r w:rsidRPr="0042773F">
        <w:t xml:space="preserve">(1), 9–16. </w:t>
      </w:r>
      <w:hyperlink r:id="rId21" w:history="1">
        <w:r w:rsidRPr="0042773F">
          <w:rPr>
            <w:rStyle w:val="Hyperlink"/>
            <w:color w:val="auto"/>
            <w:u w:val="none"/>
          </w:rPr>
          <w:t>http://doi.org/10.3758/BF03207814</w:t>
        </w:r>
      </w:hyperlink>
      <w:r w:rsidRPr="0042773F">
        <w:t xml:space="preserve"> </w:t>
      </w:r>
    </w:p>
    <w:p w14:paraId="3A99E5A3" w14:textId="5D7CBEAC" w:rsidR="00AE49AE" w:rsidRPr="0042773F" w:rsidRDefault="00F75E23" w:rsidP="00A67669">
      <w:pPr>
        <w:pStyle w:val="NormalWeb"/>
        <w:adjustRightInd w:val="0"/>
        <w:spacing w:before="0" w:beforeAutospacing="0" w:after="0" w:afterAutospacing="0" w:line="480" w:lineRule="auto"/>
        <w:ind w:left="720" w:hanging="720"/>
      </w:pPr>
      <w:r w:rsidRPr="0042773F">
        <w:t xml:space="preserve">Farmer, E. W., &amp; Taylor, R. M. (1980). Visual search through color displays: Effects of target-background similarity and background uniformity. </w:t>
      </w:r>
      <w:r w:rsidRPr="0042773F">
        <w:rPr>
          <w:i/>
        </w:rPr>
        <w:t>Perception and Psychophysics</w:t>
      </w:r>
      <w:r w:rsidRPr="0042773F">
        <w:t xml:space="preserve">, </w:t>
      </w:r>
      <w:r w:rsidRPr="0042773F">
        <w:rPr>
          <w:i/>
        </w:rPr>
        <w:t>27</w:t>
      </w:r>
      <w:r w:rsidR="004B2073" w:rsidRPr="0042773F">
        <w:t>(3)</w:t>
      </w:r>
      <w:r w:rsidRPr="0042773F">
        <w:t>, 267-272.</w:t>
      </w:r>
      <w:r w:rsidR="00C0497A" w:rsidRPr="0042773F">
        <w:t xml:space="preserve"> </w:t>
      </w:r>
      <w:hyperlink r:id="rId22" w:history="1">
        <w:r w:rsidR="00C82A2D" w:rsidRPr="0042773F">
          <w:rPr>
            <w:rStyle w:val="Hyperlink"/>
            <w:color w:val="auto"/>
            <w:u w:val="none"/>
          </w:rPr>
          <w:t>https://doi.org/10.3758/BF03204265</w:t>
        </w:r>
      </w:hyperlink>
    </w:p>
    <w:p w14:paraId="50543FE4" w14:textId="0FA2968B" w:rsidR="00C82A2D" w:rsidRPr="0042773F" w:rsidRDefault="00C82A2D" w:rsidP="00A67669">
      <w:pPr>
        <w:pStyle w:val="NormalWeb"/>
        <w:adjustRightInd w:val="0"/>
        <w:spacing w:before="0" w:beforeAutospacing="0" w:after="0" w:afterAutospacing="0" w:line="480" w:lineRule="auto"/>
        <w:ind w:left="720" w:hanging="720"/>
      </w:pPr>
      <w:r w:rsidRPr="0042773F">
        <w:t xml:space="preserve">Flowers, J. H., &amp; Garner, W. R. (1971). The effect of stimulus element redundancy on speed of discrimination as a function of state and process limitation. </w:t>
      </w:r>
      <w:r w:rsidRPr="0042773F">
        <w:rPr>
          <w:i/>
          <w:iCs/>
        </w:rPr>
        <w:t>Perception &amp; Psychophysics, 9</w:t>
      </w:r>
      <w:r w:rsidRPr="0042773F">
        <w:t>(2), 158-160.</w:t>
      </w:r>
    </w:p>
    <w:p w14:paraId="115D1276" w14:textId="153D6BDC" w:rsidR="00AE49AE" w:rsidRPr="0042773F" w:rsidRDefault="00AE49AE" w:rsidP="00A67669">
      <w:pPr>
        <w:pStyle w:val="NormalWeb"/>
        <w:adjustRightInd w:val="0"/>
        <w:spacing w:before="0" w:beforeAutospacing="0" w:after="0" w:afterAutospacing="0" w:line="480" w:lineRule="auto"/>
        <w:ind w:left="720" w:hanging="720"/>
      </w:pPr>
      <w:r w:rsidRPr="0042773F">
        <w:t xml:space="preserve">Folk, C. L., &amp; </w:t>
      </w:r>
      <w:proofErr w:type="spellStart"/>
      <w:r w:rsidRPr="0042773F">
        <w:t>Egeth</w:t>
      </w:r>
      <w:proofErr w:type="spellEnd"/>
      <w:r w:rsidRPr="0042773F">
        <w:t xml:space="preserve">, H. (1989). Does the identification of simple features require serial processing? </w:t>
      </w:r>
      <w:r w:rsidRPr="0042773F">
        <w:rPr>
          <w:i/>
          <w:iCs/>
        </w:rPr>
        <w:t>Journal of Experimental Psychology</w:t>
      </w:r>
      <w:r w:rsidR="00C15B9F" w:rsidRPr="0042773F">
        <w:rPr>
          <w:i/>
          <w:iCs/>
        </w:rPr>
        <w:t>:</w:t>
      </w:r>
      <w:r w:rsidRPr="0042773F">
        <w:rPr>
          <w:i/>
          <w:iCs/>
        </w:rPr>
        <w:t xml:space="preserve"> Human Perception and Performance</w:t>
      </w:r>
      <w:r w:rsidRPr="0042773F">
        <w:t xml:space="preserve">, </w:t>
      </w:r>
      <w:r w:rsidRPr="0042773F">
        <w:rPr>
          <w:i/>
          <w:iCs/>
        </w:rPr>
        <w:t>15</w:t>
      </w:r>
      <w:r w:rsidRPr="0042773F">
        <w:t xml:space="preserve">(1), 97–110. </w:t>
      </w:r>
      <w:r w:rsidR="00D857D2" w:rsidRPr="0042773F">
        <w:t>http://dx.doi.org/10.1037/0096-1523.15.1.97</w:t>
      </w:r>
    </w:p>
    <w:p w14:paraId="61ED6AFC" w14:textId="726CDB34" w:rsidR="00C31374" w:rsidRPr="0042773F" w:rsidRDefault="00C31374" w:rsidP="00A67669">
      <w:pPr>
        <w:pStyle w:val="NormalWeb"/>
        <w:adjustRightInd w:val="0"/>
        <w:spacing w:before="0" w:beforeAutospacing="0" w:after="0" w:afterAutospacing="0" w:line="480" w:lineRule="auto"/>
        <w:ind w:left="720" w:hanging="720"/>
      </w:pPr>
      <w:r w:rsidRPr="0042773F">
        <w:t xml:space="preserve">Folk, C. L., Remington, R. W., &amp; Johnston, J. C. (1992). Involuntary covert orienting is contingent on attentional control settings. </w:t>
      </w:r>
      <w:r w:rsidRPr="0042773F">
        <w:rPr>
          <w:i/>
        </w:rPr>
        <w:t>Journal of Experimental Psychology: Human Perception and Performance</w:t>
      </w:r>
      <w:r w:rsidRPr="0042773F">
        <w:t xml:space="preserve">, </w:t>
      </w:r>
      <w:r w:rsidRPr="0042773F">
        <w:rPr>
          <w:i/>
        </w:rPr>
        <w:t>18</w:t>
      </w:r>
      <w:r w:rsidR="00DB11E1" w:rsidRPr="0042773F">
        <w:t>(4)</w:t>
      </w:r>
      <w:r w:rsidRPr="0042773F">
        <w:t>, 1030–1044.</w:t>
      </w:r>
      <w:r w:rsidR="00F93B9F" w:rsidRPr="0042773F">
        <w:t xml:space="preserve"> http://dx.doi.org/10.1037/0096-1523.18.4.1030</w:t>
      </w:r>
    </w:p>
    <w:p w14:paraId="36E053C4" w14:textId="60D17D13" w:rsidR="00F24511" w:rsidRPr="0042773F" w:rsidRDefault="00F24511" w:rsidP="00A67669">
      <w:pPr>
        <w:pStyle w:val="NormalWeb"/>
        <w:adjustRightInd w:val="0"/>
        <w:spacing w:before="0" w:beforeAutospacing="0" w:after="0" w:afterAutospacing="0" w:line="480" w:lineRule="auto"/>
        <w:ind w:left="720" w:hanging="720"/>
      </w:pPr>
      <w:r w:rsidRPr="0042773F">
        <w:lastRenderedPageBreak/>
        <w:t xml:space="preserve">Fournier, L. R., &amp; Eriksen, C. W. (1990). Coactivation in the Perception of Redundant Targets. </w:t>
      </w:r>
      <w:r w:rsidRPr="0042773F">
        <w:rPr>
          <w:i/>
          <w:iCs/>
        </w:rPr>
        <w:t>Journal of Experimental Psychology</w:t>
      </w:r>
      <w:r w:rsidR="004478C7" w:rsidRPr="0042773F">
        <w:rPr>
          <w:i/>
          <w:iCs/>
        </w:rPr>
        <w:t>:</w:t>
      </w:r>
      <w:r w:rsidRPr="0042773F">
        <w:rPr>
          <w:i/>
          <w:iCs/>
        </w:rPr>
        <w:t xml:space="preserve"> Human Perception and Performance</w:t>
      </w:r>
      <w:r w:rsidRPr="0042773F">
        <w:t xml:space="preserve">, </w:t>
      </w:r>
      <w:r w:rsidRPr="0042773F">
        <w:rPr>
          <w:i/>
          <w:iCs/>
        </w:rPr>
        <w:t>16</w:t>
      </w:r>
      <w:r w:rsidRPr="0042773F">
        <w:t>(3), 538–550.</w:t>
      </w:r>
      <w:r w:rsidR="00187CEB" w:rsidRPr="0042773F">
        <w:t xml:space="preserve"> </w:t>
      </w:r>
      <w:hyperlink r:id="rId23" w:history="1">
        <w:r w:rsidR="00FA0C43" w:rsidRPr="0042773F">
          <w:rPr>
            <w:rStyle w:val="Hyperlink"/>
            <w:color w:val="auto"/>
            <w:u w:val="none"/>
          </w:rPr>
          <w:t>http://dx.doi.org/10.1037/0096-1523.16.3.538</w:t>
        </w:r>
      </w:hyperlink>
    </w:p>
    <w:p w14:paraId="19A42A29" w14:textId="6B76109C" w:rsidR="00FA0C43" w:rsidRPr="0042773F" w:rsidRDefault="00FA0C43" w:rsidP="00A67669">
      <w:pPr>
        <w:pStyle w:val="NormalWeb"/>
        <w:adjustRightInd w:val="0"/>
        <w:spacing w:before="0" w:beforeAutospacing="0" w:after="0" w:afterAutospacing="0" w:line="480" w:lineRule="auto"/>
        <w:ind w:left="720" w:hanging="720"/>
      </w:pPr>
      <w:r w:rsidRPr="0042773F">
        <w:t xml:space="preserve">Frings, C., </w:t>
      </w:r>
      <w:proofErr w:type="spellStart"/>
      <w:r w:rsidRPr="0042773F">
        <w:t>Hommel</w:t>
      </w:r>
      <w:proofErr w:type="spellEnd"/>
      <w:r w:rsidRPr="0042773F">
        <w:t xml:space="preserve">, B., Koch, I., </w:t>
      </w:r>
      <w:proofErr w:type="spellStart"/>
      <w:r w:rsidRPr="0042773F">
        <w:t>Rothermund</w:t>
      </w:r>
      <w:proofErr w:type="spellEnd"/>
      <w:r w:rsidRPr="0042773F">
        <w:t xml:space="preserve">, K., </w:t>
      </w:r>
      <w:proofErr w:type="spellStart"/>
      <w:r w:rsidRPr="0042773F">
        <w:t>Dignath</w:t>
      </w:r>
      <w:proofErr w:type="spellEnd"/>
      <w:r w:rsidRPr="0042773F">
        <w:t xml:space="preserve">, D., </w:t>
      </w:r>
      <w:proofErr w:type="spellStart"/>
      <w:r w:rsidRPr="0042773F">
        <w:t>Giesen</w:t>
      </w:r>
      <w:proofErr w:type="spellEnd"/>
      <w:r w:rsidRPr="0042773F">
        <w:t>, C., ... &amp; Philipp, A. (2020). Binding and retrieval in action control (BRAC</w:t>
      </w:r>
      <w:r w:rsidRPr="0042773F">
        <w:rPr>
          <w:i/>
          <w:iCs/>
        </w:rPr>
        <w:t>). Trends in Cognitive Sciences, 24</w:t>
      </w:r>
      <w:r w:rsidRPr="0042773F">
        <w:t>(5), 375-387.</w:t>
      </w:r>
    </w:p>
    <w:p w14:paraId="2B6820C4" w14:textId="5D23428D" w:rsidR="00C82A2D" w:rsidRPr="0042773F" w:rsidRDefault="00C82A2D" w:rsidP="00A67669">
      <w:pPr>
        <w:pStyle w:val="NormalWeb"/>
        <w:adjustRightInd w:val="0"/>
        <w:spacing w:before="0" w:beforeAutospacing="0" w:after="0" w:afterAutospacing="0" w:line="480" w:lineRule="auto"/>
        <w:ind w:left="720" w:hanging="720"/>
      </w:pPr>
      <w:r w:rsidRPr="0042773F">
        <w:t>Garner, W. R., &amp; Flowers, J. H. (1969). The effect of redundant stimulus elements on visual discrimination as a function of element heterogeneity, equal discriminability, and position uncertainty</w:t>
      </w:r>
      <w:r w:rsidRPr="0042773F">
        <w:rPr>
          <w:i/>
          <w:iCs/>
        </w:rPr>
        <w:t>. Perception &amp; Psychophysics, 6</w:t>
      </w:r>
      <w:r w:rsidRPr="0042773F">
        <w:t>(4), 216-220.</w:t>
      </w:r>
    </w:p>
    <w:p w14:paraId="2CBD05B2" w14:textId="23D793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Giray</w:t>
      </w:r>
      <w:proofErr w:type="spellEnd"/>
      <w:r w:rsidRPr="0042773F">
        <w:t xml:space="preserve">, M., &amp; Ulrich, R. (1993). Motor coactivation revealed by response force in divided and focused attention. </w:t>
      </w:r>
      <w:r w:rsidRPr="0042773F">
        <w:rPr>
          <w:i/>
          <w:iCs/>
        </w:rPr>
        <w:t>Journal of Experimental Psychology: Human Perception and Performance, 19</w:t>
      </w:r>
      <w:r w:rsidRPr="0042773F">
        <w:t>(6), 1278.</w:t>
      </w:r>
    </w:p>
    <w:p w14:paraId="0C70D655" w14:textId="1D5A6CD2" w:rsidR="004F1023" w:rsidRPr="0042773F" w:rsidRDefault="00F24511" w:rsidP="00A67669">
      <w:pPr>
        <w:pStyle w:val="NormalWeb"/>
        <w:adjustRightInd w:val="0"/>
        <w:spacing w:before="0" w:beforeAutospacing="0" w:after="0" w:afterAutospacing="0" w:line="480" w:lineRule="auto"/>
        <w:ind w:left="720" w:hanging="720"/>
      </w:pPr>
      <w:r w:rsidRPr="0042773F">
        <w:t xml:space="preserve">Gratton, G., Coles, M. G. H., </w:t>
      </w:r>
      <w:proofErr w:type="spellStart"/>
      <w:r w:rsidRPr="0042773F">
        <w:t>Sirevaag</w:t>
      </w:r>
      <w:proofErr w:type="spellEnd"/>
      <w:r w:rsidRPr="0042773F">
        <w:t xml:space="preserve">, E. J., Eriksen, C. W., &amp; </w:t>
      </w:r>
      <w:proofErr w:type="spellStart"/>
      <w:r w:rsidRPr="0042773F">
        <w:t>Donchin</w:t>
      </w:r>
      <w:proofErr w:type="spellEnd"/>
      <w:r w:rsidRPr="0042773F">
        <w:t xml:space="preserve">, E. (1988). Pre- and </w:t>
      </w:r>
      <w:proofErr w:type="spellStart"/>
      <w:r w:rsidRPr="0042773F">
        <w:t>Poststimulus</w:t>
      </w:r>
      <w:proofErr w:type="spellEnd"/>
      <w:r w:rsidRPr="0042773F">
        <w:t xml:space="preserve"> Activation of Response Channels: A Psychophysiological Analysis. </w:t>
      </w:r>
      <w:r w:rsidRPr="0042773F">
        <w:rPr>
          <w:i/>
          <w:iCs/>
        </w:rPr>
        <w:t>Journal of Experimental Psychology: Human Perception and Performance</w:t>
      </w:r>
      <w:r w:rsidRPr="0042773F">
        <w:t xml:space="preserve">, </w:t>
      </w:r>
      <w:r w:rsidRPr="0042773F">
        <w:rPr>
          <w:i/>
          <w:iCs/>
        </w:rPr>
        <w:t>14</w:t>
      </w:r>
      <w:r w:rsidRPr="0042773F">
        <w:t xml:space="preserve">(3), 331–344. </w:t>
      </w:r>
      <w:hyperlink r:id="rId24" w:history="1">
        <w:r w:rsidRPr="0042773F">
          <w:rPr>
            <w:rStyle w:val="Hyperlink"/>
            <w:color w:val="auto"/>
            <w:u w:val="none"/>
          </w:rPr>
          <w:t>http://doi.org/10.1037/0096-1523.14.3.331</w:t>
        </w:r>
      </w:hyperlink>
      <w:r w:rsidRPr="0042773F">
        <w:t xml:space="preserve"> </w:t>
      </w:r>
    </w:p>
    <w:p w14:paraId="779C5E92" w14:textId="1B94243B" w:rsidR="004F1023" w:rsidRPr="0042773F" w:rsidRDefault="004F1023" w:rsidP="00A67669">
      <w:pPr>
        <w:pStyle w:val="NormalWeb"/>
        <w:adjustRightInd w:val="0"/>
        <w:spacing w:before="0" w:beforeAutospacing="0" w:after="0" w:afterAutospacing="0" w:line="480" w:lineRule="auto"/>
        <w:ind w:left="720" w:hanging="720"/>
      </w:pPr>
      <w:r w:rsidRPr="0042773F">
        <w:t xml:space="preserve">Green, M. (1992). Visual search: Detection, identification, and localization. </w:t>
      </w:r>
      <w:r w:rsidRPr="0042773F">
        <w:rPr>
          <w:i/>
        </w:rPr>
        <w:t>Perception, 21</w:t>
      </w:r>
      <w:r w:rsidR="00BA2C23" w:rsidRPr="0042773F">
        <w:t>(6)</w:t>
      </w:r>
      <w:r w:rsidRPr="0042773F">
        <w:t xml:space="preserve">, 765–777. </w:t>
      </w:r>
      <w:r w:rsidR="00A430B2" w:rsidRPr="0042773F">
        <w:t>https://doi.org/10.1068/p210765</w:t>
      </w:r>
    </w:p>
    <w:p w14:paraId="029FB47F" w14:textId="1488364F" w:rsidR="00DE7616" w:rsidRPr="0042773F" w:rsidRDefault="00DE7616" w:rsidP="00A67669">
      <w:pPr>
        <w:pStyle w:val="NormalWeb"/>
        <w:adjustRightInd w:val="0"/>
        <w:spacing w:before="0" w:beforeAutospacing="0" w:after="0" w:afterAutospacing="0" w:line="480" w:lineRule="auto"/>
        <w:ind w:left="720" w:hanging="720"/>
      </w:pPr>
      <w:proofErr w:type="spellStart"/>
      <w:r w:rsidRPr="0042773F">
        <w:t>Grubert</w:t>
      </w:r>
      <w:proofErr w:type="spellEnd"/>
      <w:r w:rsidRPr="0042773F">
        <w:t xml:space="preserve">, A., &amp; </w:t>
      </w:r>
      <w:proofErr w:type="spellStart"/>
      <w:r w:rsidRPr="0042773F">
        <w:t>Eimer</w:t>
      </w:r>
      <w:proofErr w:type="spellEnd"/>
      <w:r w:rsidRPr="0042773F">
        <w:t xml:space="preserve">, M. (2015). Rapid parallel attentional target selection in single-color and multiple-color visual search. </w:t>
      </w:r>
      <w:r w:rsidRPr="0042773F">
        <w:rPr>
          <w:i/>
        </w:rPr>
        <w:t>Journal of Experimental Psychology: Human Perception and Performance</w:t>
      </w:r>
      <w:r w:rsidRPr="0042773F">
        <w:t>,</w:t>
      </w:r>
      <w:r w:rsidRPr="0042773F">
        <w:rPr>
          <w:i/>
        </w:rPr>
        <w:t xml:space="preserve"> 41</w:t>
      </w:r>
      <w:r w:rsidR="00596ECE" w:rsidRPr="0042773F">
        <w:t>(1)</w:t>
      </w:r>
      <w:r w:rsidRPr="0042773F">
        <w:t>, 86–101. http://dx.doi.org/10.1037/xhp0000019</w:t>
      </w:r>
    </w:p>
    <w:p w14:paraId="0A987A62" w14:textId="3C6104EF" w:rsidR="00FC475F" w:rsidRPr="0042773F" w:rsidRDefault="00DE7616" w:rsidP="00A67669">
      <w:pPr>
        <w:spacing w:line="480" w:lineRule="auto"/>
        <w:ind w:left="720" w:hanging="720"/>
        <w:contextualSpacing/>
        <w:rPr>
          <w:rFonts w:eastAsia="Times New Roman"/>
        </w:rPr>
      </w:pPr>
      <w:proofErr w:type="spellStart"/>
      <w:r w:rsidRPr="0042773F">
        <w:lastRenderedPageBreak/>
        <w:t>Grubert</w:t>
      </w:r>
      <w:proofErr w:type="spellEnd"/>
      <w:r w:rsidRPr="0042773F">
        <w:t xml:space="preserve">, A., &amp; </w:t>
      </w:r>
      <w:proofErr w:type="spellStart"/>
      <w:r w:rsidRPr="0042773F">
        <w:t>Eimer</w:t>
      </w:r>
      <w:proofErr w:type="spellEnd"/>
      <w:r w:rsidRPr="0042773F">
        <w:t xml:space="preserve">, M. (2016). Rapid attentional selection processes operate independently and in parallel for multiple targets. </w:t>
      </w:r>
      <w:r w:rsidRPr="0042773F">
        <w:rPr>
          <w:i/>
          <w:iCs/>
        </w:rPr>
        <w:t>Biological Psychology</w:t>
      </w:r>
      <w:r w:rsidRPr="0042773F">
        <w:t xml:space="preserve">, </w:t>
      </w:r>
      <w:r w:rsidRPr="0042773F">
        <w:rPr>
          <w:i/>
          <w:iCs/>
        </w:rPr>
        <w:t>121</w:t>
      </w:r>
      <w:r w:rsidRPr="0042773F">
        <w:t xml:space="preserve">, 99–108. </w:t>
      </w:r>
      <w:hyperlink r:id="rId25" w:tgtFrame="_blank" w:tooltip="Persistent link using digital object identifier" w:history="1">
        <w:r w:rsidR="00F47B23" w:rsidRPr="0042773F">
          <w:rPr>
            <w:rStyle w:val="Hyperlink"/>
            <w:rFonts w:eastAsia="Times New Roman"/>
            <w:color w:val="auto"/>
            <w:u w:val="none"/>
          </w:rPr>
          <w:t>https://doi.org/10.1016/j.biopsycho.2016.10.012</w:t>
        </w:r>
      </w:hyperlink>
    </w:p>
    <w:p w14:paraId="131428CC" w14:textId="310D7ACC" w:rsidR="000D63C0" w:rsidRPr="0042773F" w:rsidRDefault="002C3324" w:rsidP="00A67669">
      <w:pPr>
        <w:pStyle w:val="NormalWeb"/>
        <w:adjustRightInd w:val="0"/>
        <w:spacing w:before="0" w:beforeAutospacing="0" w:after="0" w:afterAutospacing="0" w:line="480" w:lineRule="auto"/>
        <w:ind w:left="720" w:hanging="720"/>
      </w:pPr>
      <w:r w:rsidRPr="0042773F">
        <w:t xml:space="preserve">Holmgren, J. E., </w:t>
      </w:r>
      <w:proofErr w:type="spellStart"/>
      <w:r w:rsidRPr="0042773F">
        <w:t>Juola</w:t>
      </w:r>
      <w:proofErr w:type="spellEnd"/>
      <w:r w:rsidRPr="0042773F">
        <w:t xml:space="preserve">, J. F., &amp; Atkinson, R. C. (1974). Response latency in visual search with redundancy in the visual display. </w:t>
      </w:r>
      <w:r w:rsidRPr="0042773F">
        <w:rPr>
          <w:i/>
          <w:iCs/>
        </w:rPr>
        <w:t>Perception &amp; Psychophysics</w:t>
      </w:r>
      <w:r w:rsidRPr="0042773F">
        <w:t xml:space="preserve">, </w:t>
      </w:r>
      <w:r w:rsidRPr="0042773F">
        <w:rPr>
          <w:i/>
          <w:iCs/>
        </w:rPr>
        <w:t>16</w:t>
      </w:r>
      <w:r w:rsidRPr="0042773F">
        <w:t xml:space="preserve">(1), 123–128. </w:t>
      </w:r>
      <w:hyperlink r:id="rId26" w:history="1">
        <w:r w:rsidR="000D63C0" w:rsidRPr="0042773F">
          <w:rPr>
            <w:rStyle w:val="Hyperlink"/>
            <w:color w:val="auto"/>
            <w:u w:val="none"/>
          </w:rPr>
          <w:t>http://doi.org/10.3758/BF03203264</w:t>
        </w:r>
      </w:hyperlink>
    </w:p>
    <w:p w14:paraId="6CF75DE9" w14:textId="72FCB339" w:rsidR="00734164" w:rsidRPr="0042773F" w:rsidRDefault="00734164"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w:t>
      </w:r>
      <w:proofErr w:type="spellStart"/>
      <w:r w:rsidRPr="0042773F">
        <w:t>Müsseler</w:t>
      </w:r>
      <w:proofErr w:type="spellEnd"/>
      <w:r w:rsidRPr="0042773F">
        <w:t xml:space="preserve">, J., </w:t>
      </w:r>
      <w:proofErr w:type="spellStart"/>
      <w:r w:rsidRPr="0042773F">
        <w:t>Aschersleben</w:t>
      </w:r>
      <w:proofErr w:type="spellEnd"/>
      <w:r w:rsidRPr="0042773F">
        <w:t>, G., &amp; Prinz, W. (2001). The theory of event coding (TEC): A framework for perception and action planning</w:t>
      </w:r>
      <w:r w:rsidRPr="0042773F">
        <w:rPr>
          <w:i/>
          <w:iCs/>
        </w:rPr>
        <w:t>. Behavioral and brain sciences, 24</w:t>
      </w:r>
      <w:r w:rsidRPr="0042773F">
        <w:t>(5), 849-878.</w:t>
      </w:r>
    </w:p>
    <w:p w14:paraId="46B94522" w14:textId="211991B4" w:rsidR="000D63C0" w:rsidRPr="0042773F" w:rsidRDefault="000D63C0" w:rsidP="00A67669">
      <w:pPr>
        <w:pStyle w:val="NormalWeb"/>
        <w:adjustRightInd w:val="0"/>
        <w:spacing w:before="0" w:beforeAutospacing="0" w:after="0" w:afterAutospacing="0" w:line="480" w:lineRule="auto"/>
        <w:ind w:left="720" w:hanging="720"/>
      </w:pPr>
      <w:proofErr w:type="spellStart"/>
      <w:r w:rsidRPr="0042773F">
        <w:t>Homm</w:t>
      </w:r>
      <w:r w:rsidR="00E935F5" w:rsidRPr="0042773F">
        <w:t>el</w:t>
      </w:r>
      <w:proofErr w:type="spellEnd"/>
      <w:r w:rsidR="00E935F5" w:rsidRPr="0042773F">
        <w:t>, B. (2004). Event files</w:t>
      </w:r>
      <w:r w:rsidRPr="0042773F">
        <w:t xml:space="preserve">: feature binding in and across perception and action. </w:t>
      </w:r>
      <w:r w:rsidRPr="0042773F">
        <w:rPr>
          <w:i/>
          <w:iCs/>
        </w:rPr>
        <w:t>Trends in Neurosciences</w:t>
      </w:r>
      <w:r w:rsidRPr="0042773F">
        <w:t xml:space="preserve">, </w:t>
      </w:r>
      <w:r w:rsidRPr="0042773F">
        <w:rPr>
          <w:i/>
          <w:iCs/>
        </w:rPr>
        <w:t>8</w:t>
      </w:r>
      <w:r w:rsidRPr="0042773F">
        <w:t xml:space="preserve">(11), 494–500. </w:t>
      </w:r>
      <w:hyperlink r:id="rId27" w:history="1">
        <w:r w:rsidR="00C0550F" w:rsidRPr="0042773F">
          <w:rPr>
            <w:rStyle w:val="Hyperlink"/>
            <w:color w:val="auto"/>
            <w:u w:val="none"/>
          </w:rPr>
          <w:t>http://doi.org/10.1016/j.tics.2004.08.007</w:t>
        </w:r>
      </w:hyperlink>
      <w:r w:rsidR="00C0550F" w:rsidRPr="0042773F">
        <w:t xml:space="preserve"> </w:t>
      </w:r>
    </w:p>
    <w:p w14:paraId="29C9AE06" w14:textId="29CACB1F" w:rsidR="00CD5E46" w:rsidRPr="0042773F" w:rsidRDefault="00CD5E46"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(2005). </w:t>
      </w:r>
      <w:r w:rsidR="00425836" w:rsidRPr="0042773F">
        <w:t>Perception in action: multiple roles of sensory information in action control</w:t>
      </w:r>
      <w:r w:rsidRPr="0042773F">
        <w:t xml:space="preserve">. </w:t>
      </w:r>
      <w:r w:rsidR="00425836" w:rsidRPr="0042773F">
        <w:rPr>
          <w:i/>
          <w:iCs/>
        </w:rPr>
        <w:t>Cognitive Processing</w:t>
      </w:r>
      <w:r w:rsidRPr="0042773F">
        <w:t xml:space="preserve">, </w:t>
      </w:r>
      <w:r w:rsidR="00425836" w:rsidRPr="0042773F">
        <w:rPr>
          <w:i/>
          <w:iCs/>
        </w:rPr>
        <w:t>6</w:t>
      </w:r>
      <w:r w:rsidR="002177C1" w:rsidRPr="0042773F">
        <w:rPr>
          <w:iCs/>
        </w:rPr>
        <w:t>(1)</w:t>
      </w:r>
      <w:r w:rsidRPr="0042773F">
        <w:t xml:space="preserve">, </w:t>
      </w:r>
      <w:r w:rsidR="00425836" w:rsidRPr="0042773F">
        <w:t>3–14</w:t>
      </w:r>
      <w:r w:rsidRPr="0042773F">
        <w:t xml:space="preserve">. </w:t>
      </w:r>
      <w:r w:rsidR="00675885" w:rsidRPr="0042773F">
        <w:t>https://doi.org/10.1007/s10339-004-0040-0</w:t>
      </w:r>
    </w:p>
    <w:p w14:paraId="3B9A52C3" w14:textId="6CEDE5D9" w:rsidR="00816C19" w:rsidRPr="0042773F" w:rsidRDefault="00816C19" w:rsidP="00A67669">
      <w:pPr>
        <w:pStyle w:val="NormalWeb"/>
        <w:adjustRightInd w:val="0"/>
        <w:spacing w:before="0" w:beforeAutospacing="0" w:after="0" w:afterAutospacing="0" w:line="480" w:lineRule="auto"/>
        <w:ind w:left="720" w:hanging="720"/>
      </w:pPr>
      <w:r w:rsidRPr="0042773F">
        <w:t xml:space="preserve">Johnston, J. C., &amp; </w:t>
      </w:r>
      <w:proofErr w:type="spellStart"/>
      <w:r w:rsidRPr="0042773F">
        <w:t>Pashler</w:t>
      </w:r>
      <w:proofErr w:type="spellEnd"/>
      <w:r w:rsidRPr="0042773F">
        <w:t xml:space="preserve">, H. (1990). Close Binding of Identity and Location in Visual Feature Perception. </w:t>
      </w:r>
      <w:r w:rsidRPr="0042773F">
        <w:rPr>
          <w:i/>
          <w:iCs/>
        </w:rPr>
        <w:t>Journal of Experimental Psychology: Human Perception and Performance</w:t>
      </w:r>
      <w:r w:rsidRPr="0042773F">
        <w:t xml:space="preserve">, </w:t>
      </w:r>
      <w:r w:rsidRPr="0042773F">
        <w:rPr>
          <w:i/>
          <w:iCs/>
        </w:rPr>
        <w:t>16</w:t>
      </w:r>
      <w:r w:rsidRPr="0042773F">
        <w:t xml:space="preserve">(4), 843–856. </w:t>
      </w:r>
      <w:hyperlink r:id="rId28" w:history="1">
        <w:r w:rsidR="00425836" w:rsidRPr="0042773F">
          <w:rPr>
            <w:rStyle w:val="Hyperlink"/>
            <w:color w:val="auto"/>
            <w:u w:val="none"/>
          </w:rPr>
          <w:t>http://doi.org/10.1037/0096-1523.16.4.843</w:t>
        </w:r>
      </w:hyperlink>
      <w:r w:rsidRPr="0042773F">
        <w:t xml:space="preserve"> </w:t>
      </w:r>
    </w:p>
    <w:p w14:paraId="7FD3092B" w14:textId="710715E5" w:rsidR="002644E6" w:rsidRPr="0042773F" w:rsidRDefault="002644E6" w:rsidP="00A67669">
      <w:pPr>
        <w:pStyle w:val="NormalWeb"/>
        <w:adjustRightInd w:val="0"/>
        <w:spacing w:before="0" w:beforeAutospacing="0" w:after="0" w:afterAutospacing="0" w:line="480" w:lineRule="auto"/>
        <w:ind w:left="720" w:hanging="720"/>
      </w:pPr>
      <w:r w:rsidRPr="0042773F">
        <w:t>Joseph, J. S., Chun, M. M., &amp; Nakayama, K. (1997). Attentional requirements in a ‘</w:t>
      </w:r>
      <w:proofErr w:type="spellStart"/>
      <w:r w:rsidRPr="0042773F">
        <w:t>preattentive</w:t>
      </w:r>
      <w:proofErr w:type="spellEnd"/>
      <w:r w:rsidRPr="0042773F">
        <w:t xml:space="preserve">’ feature search task. </w:t>
      </w:r>
      <w:r w:rsidRPr="0042773F">
        <w:rPr>
          <w:i/>
          <w:iCs/>
        </w:rPr>
        <w:t>Nature</w:t>
      </w:r>
      <w:r w:rsidRPr="0042773F">
        <w:t xml:space="preserve">, </w:t>
      </w:r>
      <w:r w:rsidRPr="0042773F">
        <w:rPr>
          <w:i/>
          <w:iCs/>
        </w:rPr>
        <w:t>387</w:t>
      </w:r>
      <w:r w:rsidRPr="0042773F">
        <w:t>, 805–807. http://doi.org/10.1038/42940</w:t>
      </w:r>
    </w:p>
    <w:p w14:paraId="5F8ACDFE" w14:textId="37DFE090" w:rsidR="00440E76" w:rsidRPr="0042773F" w:rsidRDefault="002007EB"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(1981). </w:t>
      </w:r>
      <w:proofErr w:type="spellStart"/>
      <w:r w:rsidRPr="0042773F">
        <w:t>Textons</w:t>
      </w:r>
      <w:proofErr w:type="spellEnd"/>
      <w:r w:rsidRPr="0042773F">
        <w:t xml:space="preserve">, the elements of texture perception, and their interactions. </w:t>
      </w:r>
      <w:r w:rsidRPr="0042773F">
        <w:rPr>
          <w:i/>
        </w:rPr>
        <w:t>Nature</w:t>
      </w:r>
      <w:r w:rsidRPr="0042773F">
        <w:t xml:space="preserve">, </w:t>
      </w:r>
      <w:r w:rsidRPr="0042773F">
        <w:rPr>
          <w:i/>
        </w:rPr>
        <w:t>290</w:t>
      </w:r>
      <w:r w:rsidRPr="0042773F">
        <w:t>, 91-97.</w:t>
      </w:r>
      <w:r w:rsidR="001D790B" w:rsidRPr="0042773F">
        <w:t xml:space="preserve"> https://doi.org/10.1038/290091a0</w:t>
      </w:r>
    </w:p>
    <w:p w14:paraId="187D38AA" w14:textId="1BEC540E" w:rsidR="005708F1" w:rsidRPr="0042773F" w:rsidRDefault="00B27B18"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(1986). </w:t>
      </w:r>
      <w:proofErr w:type="spellStart"/>
      <w:r w:rsidRPr="0042773F">
        <w:t>Texton</w:t>
      </w:r>
      <w:proofErr w:type="spellEnd"/>
      <w:r w:rsidRPr="0042773F">
        <w:t xml:space="preserve"> gradients: The </w:t>
      </w:r>
      <w:proofErr w:type="spellStart"/>
      <w:r w:rsidRPr="0042773F">
        <w:t>texton</w:t>
      </w:r>
      <w:proofErr w:type="spellEnd"/>
      <w:r w:rsidRPr="0042773F">
        <w:t xml:space="preserve"> theory revisited. </w:t>
      </w:r>
      <w:r w:rsidRPr="0042773F">
        <w:rPr>
          <w:i/>
          <w:iCs/>
        </w:rPr>
        <w:t>Biological Cybernetics</w:t>
      </w:r>
      <w:r w:rsidRPr="0042773F">
        <w:t xml:space="preserve">, </w:t>
      </w:r>
      <w:r w:rsidRPr="0042773F">
        <w:rPr>
          <w:i/>
          <w:iCs/>
        </w:rPr>
        <w:t>54</w:t>
      </w:r>
      <w:r w:rsidRPr="0042773F">
        <w:t xml:space="preserve">(4–5), 245–251. </w:t>
      </w:r>
      <w:hyperlink r:id="rId29" w:history="1">
        <w:r w:rsidR="00DB2FBC" w:rsidRPr="0042773F">
          <w:rPr>
            <w:rStyle w:val="Hyperlink"/>
            <w:color w:val="auto"/>
            <w:u w:val="none"/>
          </w:rPr>
          <w:t>http://doi.org/10.1007/BF00318420</w:t>
        </w:r>
      </w:hyperlink>
    </w:p>
    <w:p w14:paraId="7090DC5E" w14:textId="2AE62C25" w:rsidR="00C548BE" w:rsidRPr="0042773F" w:rsidRDefault="005708F1" w:rsidP="00A67669">
      <w:pPr>
        <w:adjustRightInd w:val="0"/>
        <w:spacing w:line="480" w:lineRule="auto"/>
        <w:ind w:left="720" w:hanging="720"/>
      </w:pPr>
      <w:r w:rsidRPr="0042773F">
        <w:lastRenderedPageBreak/>
        <w:t xml:space="preserve">Koch, C. &amp; Ullman, S. (1985). Shifts in selective visual attention: Towards the underlying neural circuitry. </w:t>
      </w:r>
      <w:r w:rsidR="005361E1" w:rsidRPr="0042773F">
        <w:t xml:space="preserve">In L. M. </w:t>
      </w:r>
      <w:proofErr w:type="spellStart"/>
      <w:r w:rsidR="005361E1" w:rsidRPr="0042773F">
        <w:t>Vaina</w:t>
      </w:r>
      <w:proofErr w:type="spellEnd"/>
      <w:r w:rsidR="005361E1" w:rsidRPr="0042773F">
        <w:t xml:space="preserve"> (Ed.), </w:t>
      </w:r>
      <w:r w:rsidR="005361E1" w:rsidRPr="0042773F">
        <w:rPr>
          <w:i/>
        </w:rPr>
        <w:t>Matters of Intelligence: Conceptual Structures in Cognitive Neuroscience</w:t>
      </w:r>
      <w:r w:rsidR="005361E1" w:rsidRPr="0042773F">
        <w:t xml:space="preserve">. (pp. </w:t>
      </w:r>
      <w:r w:rsidR="00632222" w:rsidRPr="0042773F">
        <w:t>115-141</w:t>
      </w:r>
      <w:r w:rsidR="005361E1" w:rsidRPr="0042773F">
        <w:t xml:space="preserve">). </w:t>
      </w:r>
      <w:r w:rsidR="009B510A" w:rsidRPr="0042773F">
        <w:t>Do</w:t>
      </w:r>
      <w:r w:rsidR="00B135E7" w:rsidRPr="0042773F">
        <w:t>r</w:t>
      </w:r>
      <w:r w:rsidR="009B510A" w:rsidRPr="0042773F">
        <w:t xml:space="preserve">drecht, Holland: D. </w:t>
      </w:r>
      <w:proofErr w:type="spellStart"/>
      <w:r w:rsidR="009B510A" w:rsidRPr="0042773F">
        <w:t>Reidel</w:t>
      </w:r>
      <w:proofErr w:type="spellEnd"/>
      <w:r w:rsidR="009B510A" w:rsidRPr="0042773F">
        <w:t>.</w:t>
      </w:r>
      <w:r w:rsidR="00F75401" w:rsidRPr="0042773F">
        <w:t xml:space="preserve"> </w:t>
      </w:r>
      <w:r w:rsidR="005B60A0" w:rsidRPr="0042773F">
        <w:t>https://doi.org/10.1007/978-94-009-3833-5_5</w:t>
      </w:r>
    </w:p>
    <w:p w14:paraId="13AA4249" w14:textId="6AB3BF9C" w:rsidR="003367D7" w:rsidRPr="0042773F" w:rsidRDefault="0022398A" w:rsidP="00A67669">
      <w:pPr>
        <w:adjustRightInd w:val="0"/>
        <w:spacing w:line="480" w:lineRule="auto"/>
        <w:ind w:left="720" w:hanging="720"/>
      </w:pPr>
      <w:proofErr w:type="spellStart"/>
      <w:r w:rsidRPr="0042773F">
        <w:t>Kristjánsson</w:t>
      </w:r>
      <w:proofErr w:type="spellEnd"/>
      <w:r w:rsidRPr="0042773F">
        <w:t xml:space="preserve">, Á., </w:t>
      </w:r>
      <w:proofErr w:type="spellStart"/>
      <w:r w:rsidRPr="0042773F">
        <w:t>Mackeben</w:t>
      </w:r>
      <w:proofErr w:type="spellEnd"/>
      <w:r w:rsidRPr="0042773F">
        <w:t xml:space="preserve">, M., &amp; Nakayama, K. (2001). Rapid, object-based learning in the deployment of transient attention. </w:t>
      </w:r>
      <w:r w:rsidRPr="0042773F">
        <w:rPr>
          <w:i/>
          <w:iCs/>
        </w:rPr>
        <w:t>Perception</w:t>
      </w:r>
      <w:r w:rsidRPr="0042773F">
        <w:t xml:space="preserve">, </w:t>
      </w:r>
      <w:r w:rsidRPr="0042773F">
        <w:rPr>
          <w:i/>
          <w:iCs/>
        </w:rPr>
        <w:t>30</w:t>
      </w:r>
      <w:r w:rsidRPr="0042773F">
        <w:t xml:space="preserve">(11), 1375–1387. </w:t>
      </w:r>
      <w:hyperlink r:id="rId30" w:history="1">
        <w:r w:rsidRPr="0042773F">
          <w:rPr>
            <w:rStyle w:val="Hyperlink"/>
            <w:color w:val="auto"/>
            <w:u w:val="none"/>
          </w:rPr>
          <w:t>http://doi.org/10.1068/p3251</w:t>
        </w:r>
      </w:hyperlink>
      <w:r w:rsidRPr="0042773F">
        <w:t xml:space="preserve"> </w:t>
      </w:r>
    </w:p>
    <w:p w14:paraId="05BDAA36" w14:textId="1D1E3726" w:rsidR="003367D7" w:rsidRPr="0042773F" w:rsidRDefault="00841B28" w:rsidP="00A67669">
      <w:pPr>
        <w:adjustRightInd w:val="0"/>
        <w:spacing w:line="480" w:lineRule="auto"/>
        <w:ind w:left="720" w:hanging="720"/>
      </w:pPr>
      <w:proofErr w:type="spellStart"/>
      <w:r w:rsidRPr="0042773F">
        <w:t>Krummenacher</w:t>
      </w:r>
      <w:proofErr w:type="spellEnd"/>
      <w:r w:rsidRPr="0042773F">
        <w:t xml:space="preserve">, J., </w:t>
      </w:r>
      <w:proofErr w:type="spellStart"/>
      <w:r w:rsidRPr="0042773F">
        <w:t>Grubert</w:t>
      </w:r>
      <w:proofErr w:type="spellEnd"/>
      <w:r w:rsidRPr="0042773F">
        <w:t xml:space="preserve">, A., </w:t>
      </w:r>
      <w:proofErr w:type="spellStart"/>
      <w:r w:rsidRPr="0042773F">
        <w:t>Töllner</w:t>
      </w:r>
      <w:proofErr w:type="spellEnd"/>
      <w:r w:rsidRPr="0042773F">
        <w:t xml:space="preserve">, T., &amp; Müller, H. J. (2014). Salience-based integration of redundant signals in visual pop-out search: Evidence from behavioral and electrophysiological measures. </w:t>
      </w:r>
      <w:r w:rsidRPr="0042773F">
        <w:rPr>
          <w:i/>
          <w:iCs/>
        </w:rPr>
        <w:t>Journal of Vision</w:t>
      </w:r>
      <w:r w:rsidRPr="0042773F">
        <w:t xml:space="preserve">, </w:t>
      </w:r>
      <w:r w:rsidRPr="0042773F">
        <w:rPr>
          <w:i/>
          <w:iCs/>
        </w:rPr>
        <w:t>14</w:t>
      </w:r>
      <w:r w:rsidRPr="0042773F">
        <w:rPr>
          <w:iCs/>
        </w:rPr>
        <w:t>(3</w:t>
      </w:r>
      <w:r w:rsidRPr="0042773F">
        <w:t xml:space="preserve">), 1–17. </w:t>
      </w:r>
      <w:hyperlink r:id="rId31" w:history="1">
        <w:r w:rsidRPr="0042773F">
          <w:rPr>
            <w:rStyle w:val="Hyperlink"/>
            <w:color w:val="auto"/>
            <w:u w:val="none"/>
          </w:rPr>
          <w:t>http://doi.org/10.1167/14.3.26</w:t>
        </w:r>
      </w:hyperlink>
      <w:r w:rsidRPr="0042773F">
        <w:t xml:space="preserve"> </w:t>
      </w:r>
    </w:p>
    <w:p w14:paraId="25B5F5B9" w14:textId="57455704" w:rsidR="00C548BE" w:rsidRPr="0042773F" w:rsidRDefault="00841B28" w:rsidP="00A67669">
      <w:pPr>
        <w:adjustRightInd w:val="0"/>
        <w:spacing w:line="480" w:lineRule="auto"/>
        <w:ind w:left="720" w:hanging="720"/>
      </w:pPr>
      <w:proofErr w:type="spellStart"/>
      <w:r w:rsidRPr="0042773F">
        <w:t>Krummenacher</w:t>
      </w:r>
      <w:proofErr w:type="spellEnd"/>
      <w:r w:rsidRPr="0042773F">
        <w:t xml:space="preserve">, J., Müller, H. J., &amp; Heller, D. (2001). Visual search for dimensionally redundant pop-out targets: Evidence for parallel-coactive processing of dimensions. </w:t>
      </w:r>
      <w:r w:rsidRPr="0042773F">
        <w:rPr>
          <w:i/>
          <w:iCs/>
        </w:rPr>
        <w:t>Perception &amp; Psychophysics</w:t>
      </w:r>
      <w:r w:rsidRPr="0042773F">
        <w:t xml:space="preserve">, </w:t>
      </w:r>
      <w:r w:rsidRPr="0042773F">
        <w:rPr>
          <w:i/>
          <w:iCs/>
        </w:rPr>
        <w:t>63</w:t>
      </w:r>
      <w:r w:rsidRPr="0042773F">
        <w:t xml:space="preserve">(5), 901–917. </w:t>
      </w:r>
      <w:hyperlink r:id="rId32" w:history="1">
        <w:r w:rsidRPr="0042773F">
          <w:rPr>
            <w:rStyle w:val="Hyperlink"/>
            <w:color w:val="auto"/>
            <w:u w:val="none"/>
          </w:rPr>
          <w:t>http://doi.org/10.1037//0096-1523.28.6.1303</w:t>
        </w:r>
      </w:hyperlink>
      <w:r w:rsidRPr="0042773F">
        <w:t xml:space="preserve"> </w:t>
      </w:r>
    </w:p>
    <w:p w14:paraId="54303570" w14:textId="33F20756" w:rsidR="005E34EC" w:rsidRPr="0042773F" w:rsidRDefault="00841B28" w:rsidP="00A67669">
      <w:pPr>
        <w:adjustRightInd w:val="0"/>
        <w:spacing w:line="480" w:lineRule="auto"/>
        <w:ind w:left="720" w:hanging="720"/>
        <w:rPr>
          <w:rStyle w:val="Hyperlink"/>
          <w:color w:val="auto"/>
          <w:u w:val="none"/>
        </w:rPr>
      </w:pPr>
      <w:proofErr w:type="spellStart"/>
      <w:r w:rsidRPr="0042773F">
        <w:t>Krummenacher</w:t>
      </w:r>
      <w:proofErr w:type="spellEnd"/>
      <w:r w:rsidRPr="0042773F">
        <w:t xml:space="preserve">, J., Müller, H. J., &amp; Heller, D. (2002). Visual search for dimensionally redundant pop-out targets: Parallel-coactive processing of dimensions is location specific. </w:t>
      </w:r>
      <w:r w:rsidRPr="0042773F">
        <w:rPr>
          <w:i/>
          <w:iCs/>
        </w:rPr>
        <w:t>Journal of Experimental Psychology: Human Perception and Performance</w:t>
      </w:r>
      <w:r w:rsidRPr="0042773F">
        <w:t xml:space="preserve">, </w:t>
      </w:r>
      <w:r w:rsidRPr="0042773F">
        <w:rPr>
          <w:i/>
          <w:iCs/>
        </w:rPr>
        <w:t>28</w:t>
      </w:r>
      <w:r w:rsidRPr="0042773F">
        <w:t xml:space="preserve">(6), 1303–1322. </w:t>
      </w:r>
      <w:hyperlink r:id="rId33" w:history="1">
        <w:r w:rsidRPr="0042773F">
          <w:rPr>
            <w:rStyle w:val="Hyperlink"/>
            <w:color w:val="auto"/>
            <w:u w:val="none"/>
          </w:rPr>
          <w:t>http://doi.org/10.1037//0096-1523.28.6.1303</w:t>
        </w:r>
      </w:hyperlink>
    </w:p>
    <w:p w14:paraId="67104395" w14:textId="1B7945FA" w:rsidR="00910620" w:rsidRPr="0042773F" w:rsidRDefault="00910620" w:rsidP="00A67669">
      <w:pPr>
        <w:adjustRightInd w:val="0"/>
        <w:spacing w:line="480" w:lineRule="auto"/>
        <w:ind w:left="720" w:hanging="720"/>
        <w:rPr>
          <w:rStyle w:val="Hyperlink"/>
          <w:color w:val="auto"/>
          <w:u w:val="none"/>
        </w:rPr>
      </w:pPr>
      <w:proofErr w:type="spellStart"/>
      <w:r w:rsidRPr="0042773F">
        <w:rPr>
          <w:rStyle w:val="Hyperlink"/>
          <w:color w:val="auto"/>
          <w:u w:val="none"/>
        </w:rPr>
        <w:t>Krummenacher</w:t>
      </w:r>
      <w:proofErr w:type="spellEnd"/>
      <w:r w:rsidRPr="0042773F">
        <w:rPr>
          <w:rStyle w:val="Hyperlink"/>
          <w:color w:val="auto"/>
          <w:u w:val="none"/>
        </w:rPr>
        <w:t xml:space="preserve">, J., Müller, H. J., </w:t>
      </w:r>
      <w:proofErr w:type="spellStart"/>
      <w:r w:rsidRPr="0042773F">
        <w:rPr>
          <w:rStyle w:val="Hyperlink"/>
          <w:color w:val="auto"/>
          <w:u w:val="none"/>
        </w:rPr>
        <w:t>Zehetleitner</w:t>
      </w:r>
      <w:proofErr w:type="spellEnd"/>
      <w:r w:rsidRPr="0042773F">
        <w:rPr>
          <w:rStyle w:val="Hyperlink"/>
          <w:color w:val="auto"/>
          <w:u w:val="none"/>
        </w:rPr>
        <w:t xml:space="preserve">, M., &amp; Geyer, T. (2009). Dimension-and space-based intertrial effects in visual pop-out search: modulation by task demands for focal-attentional processing. </w:t>
      </w:r>
      <w:r w:rsidRPr="0042773F">
        <w:rPr>
          <w:rStyle w:val="Hyperlink"/>
          <w:i/>
          <w:iCs/>
          <w:color w:val="auto"/>
          <w:u w:val="none"/>
        </w:rPr>
        <w:t>Psychological research, 73</w:t>
      </w:r>
      <w:r w:rsidRPr="0042773F">
        <w:rPr>
          <w:rStyle w:val="Hyperlink"/>
          <w:color w:val="auto"/>
          <w:u w:val="none"/>
        </w:rPr>
        <w:t>(2), 186-197.</w:t>
      </w:r>
    </w:p>
    <w:p w14:paraId="26DF5F49" w14:textId="2B8EC109" w:rsidR="00A45A7E" w:rsidRPr="0042773F" w:rsidRDefault="00A45A7E" w:rsidP="00A67669">
      <w:pPr>
        <w:adjustRightInd w:val="0"/>
        <w:spacing w:line="480" w:lineRule="auto"/>
        <w:ind w:left="720" w:hanging="720"/>
      </w:pPr>
      <w:proofErr w:type="spellStart"/>
      <w:r w:rsidRPr="0042773F">
        <w:lastRenderedPageBreak/>
        <w:t>Lakens</w:t>
      </w:r>
      <w:proofErr w:type="spellEnd"/>
      <w:r w:rsidRPr="0042773F">
        <w:t xml:space="preserve">, D. (2013) </w:t>
      </w:r>
      <w:r w:rsidR="007D4B22" w:rsidRPr="0042773F">
        <w:t xml:space="preserve">Calculating and reporting effect sizes to facilitate cumulative science; a practical primer for </w:t>
      </w:r>
      <w:r w:rsidR="007D4B22" w:rsidRPr="0042773F">
        <w:rPr>
          <w:i/>
        </w:rPr>
        <w:t>t</w:t>
      </w:r>
      <w:r w:rsidR="007D4B22" w:rsidRPr="0042773F">
        <w:t xml:space="preserve">-tests and ANOVAs. </w:t>
      </w:r>
      <w:r w:rsidR="007D4B22" w:rsidRPr="0042773F">
        <w:rPr>
          <w:i/>
        </w:rPr>
        <w:t>Frontiers in Psychology</w:t>
      </w:r>
      <w:r w:rsidR="007D4B22" w:rsidRPr="0042773F">
        <w:t xml:space="preserve">, </w:t>
      </w:r>
      <w:r w:rsidR="007D4B22" w:rsidRPr="0042773F">
        <w:rPr>
          <w:i/>
        </w:rPr>
        <w:t>4</w:t>
      </w:r>
      <w:r w:rsidR="007D4B22" w:rsidRPr="0042773F">
        <w:t xml:space="preserve">(863), 1-12. </w:t>
      </w:r>
      <w:r w:rsidR="00B335D9" w:rsidRPr="0042773F">
        <w:t>https://doi.org/10.3389/fpsyg.2013.00863</w:t>
      </w:r>
    </w:p>
    <w:p w14:paraId="677CA750" w14:textId="7367FF66" w:rsidR="008354F6" w:rsidRPr="0042773F" w:rsidRDefault="009113CF" w:rsidP="00A67669">
      <w:pPr>
        <w:pStyle w:val="NormalWeb"/>
        <w:adjustRightInd w:val="0"/>
        <w:spacing w:before="0" w:beforeAutospacing="0" w:after="0" w:afterAutospacing="0" w:line="480" w:lineRule="auto"/>
        <w:ind w:left="720" w:hanging="720"/>
      </w:pPr>
      <w:proofErr w:type="spellStart"/>
      <w:r w:rsidRPr="0042773F">
        <w:t>McMains</w:t>
      </w:r>
      <w:proofErr w:type="spellEnd"/>
      <w:r w:rsidRPr="0042773F">
        <w:t xml:space="preserve">, S. A., &amp; Somers, D. C. (2004). Multiple spotlights of attentional selection in human visual cortex. </w:t>
      </w:r>
      <w:r w:rsidRPr="0042773F">
        <w:rPr>
          <w:i/>
          <w:iCs/>
        </w:rPr>
        <w:t>Neuron</w:t>
      </w:r>
      <w:r w:rsidRPr="0042773F">
        <w:t xml:space="preserve">, </w:t>
      </w:r>
      <w:r w:rsidRPr="0042773F">
        <w:rPr>
          <w:i/>
          <w:iCs/>
        </w:rPr>
        <w:t>42</w:t>
      </w:r>
      <w:r w:rsidRPr="0042773F">
        <w:t xml:space="preserve">(4), 677–686. </w:t>
      </w:r>
      <w:hyperlink r:id="rId34" w:history="1">
        <w:r w:rsidRPr="0042773F">
          <w:rPr>
            <w:rStyle w:val="Hyperlink"/>
            <w:color w:val="auto"/>
            <w:u w:val="none"/>
          </w:rPr>
          <w:t>http://doi.org/S0896627304002636</w:t>
        </w:r>
      </w:hyperlink>
      <w:r w:rsidRPr="0042773F">
        <w:t xml:space="preserve"> </w:t>
      </w:r>
    </w:p>
    <w:p w14:paraId="2B4BEF73" w14:textId="09D514C8" w:rsidR="005E34EC" w:rsidRPr="0042773F" w:rsidRDefault="008354F6" w:rsidP="00A67669">
      <w:pPr>
        <w:pStyle w:val="NormalWeb"/>
        <w:adjustRightInd w:val="0"/>
        <w:spacing w:before="0" w:beforeAutospacing="0" w:after="0" w:afterAutospacing="0" w:line="480" w:lineRule="auto"/>
        <w:ind w:left="720" w:hanging="720"/>
      </w:pPr>
      <w:proofErr w:type="spellStart"/>
      <w:r w:rsidRPr="0042773F">
        <w:t>McPeek</w:t>
      </w:r>
      <w:proofErr w:type="spellEnd"/>
      <w:r w:rsidRPr="0042773F">
        <w:t xml:space="preserve">, R. M., </w:t>
      </w:r>
      <w:proofErr w:type="spellStart"/>
      <w:r w:rsidRPr="0042773F">
        <w:t>Maljkovic</w:t>
      </w:r>
      <w:proofErr w:type="spellEnd"/>
      <w:r w:rsidRPr="0042773F">
        <w:t xml:space="preserve">, V., &amp; Nakayama, K. (1999). Saccades require focal attention and are facilitated by a short-term memory system. </w:t>
      </w:r>
      <w:r w:rsidRPr="0042773F">
        <w:rPr>
          <w:i/>
        </w:rPr>
        <w:t>Vision Research</w:t>
      </w:r>
      <w:r w:rsidRPr="0042773F">
        <w:t xml:space="preserve">, </w:t>
      </w:r>
      <w:r w:rsidRPr="0042773F">
        <w:rPr>
          <w:i/>
        </w:rPr>
        <w:t>39</w:t>
      </w:r>
      <w:r w:rsidR="00740CEC" w:rsidRPr="0042773F">
        <w:t>(8)</w:t>
      </w:r>
      <w:r w:rsidRPr="0042773F">
        <w:t>, 1555–1566.</w:t>
      </w:r>
      <w:r w:rsidR="00C861AD" w:rsidRPr="0042773F">
        <w:t xml:space="preserve"> https://doi.org/10.1016/S0042-6989(98)00228-4</w:t>
      </w:r>
    </w:p>
    <w:p w14:paraId="6DF1328B" w14:textId="131962EB" w:rsidR="00220DC4" w:rsidRPr="0042773F" w:rsidRDefault="00A709AE" w:rsidP="00A67669">
      <w:pPr>
        <w:pStyle w:val="NormalWeb"/>
        <w:adjustRightInd w:val="0"/>
        <w:spacing w:before="0" w:beforeAutospacing="0" w:after="0" w:afterAutospacing="0" w:line="480" w:lineRule="auto"/>
        <w:ind w:left="720" w:hanging="720"/>
      </w:pPr>
      <w:r w:rsidRPr="0042773F">
        <w:t xml:space="preserve">Miller, J. (1982). Divided attention: Evidence for coactivation with redundant signals. </w:t>
      </w:r>
      <w:r w:rsidRPr="0042773F">
        <w:rPr>
          <w:i/>
          <w:iCs/>
        </w:rPr>
        <w:t>Cognitive Psychology</w:t>
      </w:r>
      <w:r w:rsidRPr="0042773F">
        <w:t xml:space="preserve">, </w:t>
      </w:r>
      <w:r w:rsidRPr="0042773F">
        <w:rPr>
          <w:i/>
          <w:iCs/>
        </w:rPr>
        <w:t>14</w:t>
      </w:r>
      <w:r w:rsidRPr="0042773F">
        <w:t xml:space="preserve">(2), 247–279. </w:t>
      </w:r>
      <w:hyperlink r:id="rId35" w:history="1">
        <w:r w:rsidRPr="0042773F">
          <w:rPr>
            <w:rStyle w:val="Hyperlink"/>
            <w:color w:val="auto"/>
            <w:u w:val="none"/>
          </w:rPr>
          <w:t>http://doi.org/10.1016/0010-0285(82)90010-X</w:t>
        </w:r>
      </w:hyperlink>
      <w:r w:rsidRPr="0042773F">
        <w:t xml:space="preserve"> </w:t>
      </w:r>
    </w:p>
    <w:p w14:paraId="4FF47DA7" w14:textId="1907D9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Miniussi</w:t>
      </w:r>
      <w:proofErr w:type="spellEnd"/>
      <w:r w:rsidRPr="0042773F">
        <w:t xml:space="preserve">, C., </w:t>
      </w:r>
      <w:proofErr w:type="spellStart"/>
      <w:r w:rsidRPr="0042773F">
        <w:t>Girelli</w:t>
      </w:r>
      <w:proofErr w:type="spellEnd"/>
      <w:r w:rsidRPr="0042773F">
        <w:t xml:space="preserve">, M., &amp; </w:t>
      </w:r>
      <w:proofErr w:type="spellStart"/>
      <w:r w:rsidRPr="0042773F">
        <w:t>Marzi</w:t>
      </w:r>
      <w:proofErr w:type="spellEnd"/>
      <w:r w:rsidRPr="0042773F">
        <w:t xml:space="preserve">, C. A. (1998). Neural site of the redundant target effect: Electrophysiological evidence. </w:t>
      </w:r>
      <w:r w:rsidRPr="0042773F">
        <w:rPr>
          <w:i/>
          <w:iCs/>
        </w:rPr>
        <w:t>Journal of cognitive neuroscience, 10</w:t>
      </w:r>
      <w:r w:rsidRPr="0042773F">
        <w:t>(2), 216-230.</w:t>
      </w:r>
    </w:p>
    <w:p w14:paraId="357E2A7B" w14:textId="328781DA" w:rsidR="00B41116" w:rsidRPr="0042773F" w:rsidRDefault="00B41116" w:rsidP="00A67669">
      <w:pPr>
        <w:pStyle w:val="NormalWeb"/>
        <w:adjustRightInd w:val="0"/>
        <w:spacing w:before="0" w:beforeAutospacing="0" w:after="0" w:afterAutospacing="0" w:line="480" w:lineRule="auto"/>
        <w:ind w:left="720" w:hanging="720"/>
      </w:pPr>
      <w:proofErr w:type="spellStart"/>
      <w:r w:rsidRPr="0042773F">
        <w:t>Mordkoff</w:t>
      </w:r>
      <w:proofErr w:type="spellEnd"/>
      <w:r w:rsidRPr="0042773F">
        <w:t xml:space="preserve">, J. T., &amp; Yantis, S. (1993). Dividing attention between color and shape: Evidence of coactivation. </w:t>
      </w:r>
      <w:r w:rsidRPr="0042773F">
        <w:rPr>
          <w:i/>
          <w:iCs/>
        </w:rPr>
        <w:t>Perception &amp; Psychophysics</w:t>
      </w:r>
      <w:r w:rsidRPr="0042773F">
        <w:t xml:space="preserve">, </w:t>
      </w:r>
      <w:r w:rsidRPr="0042773F">
        <w:rPr>
          <w:i/>
          <w:iCs/>
        </w:rPr>
        <w:t>53</w:t>
      </w:r>
      <w:r w:rsidRPr="0042773F">
        <w:t>(4), 357–366. http://doi.org/10.3758/BF03206778</w:t>
      </w:r>
    </w:p>
    <w:p w14:paraId="13DA1E22" w14:textId="4C6521B7" w:rsidR="00555DD7" w:rsidRPr="0042773F" w:rsidRDefault="00FE0310" w:rsidP="00A67669">
      <w:pPr>
        <w:pStyle w:val="NormalWeb"/>
        <w:adjustRightInd w:val="0"/>
        <w:spacing w:before="0" w:beforeAutospacing="0" w:after="0" w:afterAutospacing="0" w:line="480" w:lineRule="auto"/>
        <w:ind w:left="720" w:hanging="720"/>
      </w:pPr>
      <w:r w:rsidRPr="0042773F">
        <w:t>Nakayama, K. (1990). The iconic bottleneck and the tenuous link between early visual processing and p</w:t>
      </w:r>
      <w:r w:rsidR="006B63AB" w:rsidRPr="0042773F">
        <w:t>er</w:t>
      </w:r>
      <w:r w:rsidRPr="0042773F">
        <w:t xml:space="preserve">ception. In C. Blakemore (Ed.), </w:t>
      </w:r>
      <w:r w:rsidRPr="0042773F">
        <w:rPr>
          <w:i/>
          <w:iCs/>
        </w:rPr>
        <w:t>Vision: Coding and Efficiency</w:t>
      </w:r>
      <w:r w:rsidRPr="0042773F">
        <w:t xml:space="preserve"> (pp. 411–422). Cambridge and New York: Cambridge University Press</w:t>
      </w:r>
      <w:r w:rsidR="00073602" w:rsidRPr="0042773F">
        <w:t>.</w:t>
      </w:r>
    </w:p>
    <w:p w14:paraId="7F20F616" w14:textId="0CD5E2D5" w:rsidR="00154E3A" w:rsidRPr="0042773F" w:rsidRDefault="00154E3A" w:rsidP="00A67669">
      <w:pPr>
        <w:pStyle w:val="NormalWeb"/>
        <w:adjustRightInd w:val="0"/>
        <w:spacing w:before="0" w:beforeAutospacing="0" w:after="0" w:afterAutospacing="0" w:line="480" w:lineRule="auto"/>
        <w:ind w:left="720" w:hanging="720"/>
      </w:pPr>
      <w:r w:rsidRPr="0042773F">
        <w:t xml:space="preserve">Nakayama, K., &amp; </w:t>
      </w:r>
      <w:proofErr w:type="spellStart"/>
      <w:r w:rsidRPr="0042773F">
        <w:t>Mackeben</w:t>
      </w:r>
      <w:proofErr w:type="spellEnd"/>
      <w:r w:rsidRPr="0042773F">
        <w:t xml:space="preserve">, M. (1989). Sustained and Transient Components of Focal Visual Attention. </w:t>
      </w:r>
      <w:r w:rsidRPr="0042773F">
        <w:rPr>
          <w:i/>
          <w:iCs/>
        </w:rPr>
        <w:t>Vision Research</w:t>
      </w:r>
      <w:r w:rsidRPr="0042773F">
        <w:t xml:space="preserve">, </w:t>
      </w:r>
      <w:r w:rsidRPr="0042773F">
        <w:rPr>
          <w:i/>
          <w:iCs/>
        </w:rPr>
        <w:t>29</w:t>
      </w:r>
      <w:r w:rsidRPr="0042773F">
        <w:t>(11), 1631–1647.</w:t>
      </w:r>
      <w:r w:rsidR="00775D94" w:rsidRPr="0042773F">
        <w:t xml:space="preserve"> https://doi.org/10.1016/0042-6989(89)90144-2</w:t>
      </w:r>
    </w:p>
    <w:p w14:paraId="53D56300" w14:textId="1EF9BE39" w:rsidR="00170638" w:rsidRPr="0042773F" w:rsidRDefault="00170638" w:rsidP="00A67669">
      <w:pPr>
        <w:pStyle w:val="NormalWeb"/>
        <w:adjustRightInd w:val="0"/>
        <w:spacing w:before="0" w:beforeAutospacing="0" w:after="0" w:afterAutospacing="0" w:line="480" w:lineRule="auto"/>
        <w:ind w:left="720" w:hanging="720"/>
      </w:pPr>
      <w:r w:rsidRPr="0042773F">
        <w:t xml:space="preserve">Nakayama, K. &amp; Martini, P. (2011) Situating visual search. </w:t>
      </w:r>
      <w:r w:rsidRPr="0042773F">
        <w:rPr>
          <w:i/>
        </w:rPr>
        <w:t>Vision Research</w:t>
      </w:r>
      <w:r w:rsidRPr="0042773F">
        <w:t xml:space="preserve">, </w:t>
      </w:r>
      <w:r w:rsidRPr="0042773F">
        <w:rPr>
          <w:i/>
        </w:rPr>
        <w:t>51</w:t>
      </w:r>
      <w:r w:rsidRPr="0042773F">
        <w:t xml:space="preserve">(13), 1526-1537. </w:t>
      </w:r>
      <w:hyperlink r:id="rId36" w:history="1">
        <w:r w:rsidR="00F561AA" w:rsidRPr="0042773F">
          <w:rPr>
            <w:rStyle w:val="Hyperlink"/>
            <w:color w:val="auto"/>
            <w:u w:val="none"/>
          </w:rPr>
          <w:t>https://doi.org/10.1016/j.visres.2010.09.003</w:t>
        </w:r>
      </w:hyperlink>
    </w:p>
    <w:p w14:paraId="7433A78C" w14:textId="3C4BDCDF" w:rsidR="00F561AA" w:rsidRPr="0042773F" w:rsidRDefault="00F561AA" w:rsidP="00A67669">
      <w:pPr>
        <w:pStyle w:val="NormalWeb"/>
        <w:adjustRightInd w:val="0"/>
        <w:spacing w:before="0" w:beforeAutospacing="0" w:after="0" w:afterAutospacing="0" w:line="480" w:lineRule="auto"/>
        <w:ind w:left="720" w:hanging="720"/>
      </w:pPr>
      <w:r w:rsidRPr="0042773F">
        <w:lastRenderedPageBreak/>
        <w:t xml:space="preserve">Palmer, J. (1994). Set-size effects in visual search: The effect of attention is independent of the stimulus for simple tasks. </w:t>
      </w:r>
      <w:r w:rsidRPr="0042773F">
        <w:rPr>
          <w:i/>
          <w:iCs/>
        </w:rPr>
        <w:t>Vision research, 34</w:t>
      </w:r>
      <w:r w:rsidRPr="0042773F">
        <w:t>(13), 1703-1721.</w:t>
      </w:r>
    </w:p>
    <w:p w14:paraId="14B7AADA" w14:textId="54607360" w:rsidR="00EE78F8" w:rsidRPr="0042773F" w:rsidRDefault="00EE78F8" w:rsidP="00A67669">
      <w:pPr>
        <w:pStyle w:val="NormalWeb"/>
        <w:adjustRightInd w:val="0"/>
        <w:spacing w:before="0" w:beforeAutospacing="0" w:after="0" w:afterAutospacing="0" w:line="480" w:lineRule="auto"/>
        <w:ind w:left="720" w:hanging="720"/>
      </w:pPr>
      <w:proofErr w:type="spellStart"/>
      <w:r w:rsidRPr="0042773F">
        <w:t>Pashler</w:t>
      </w:r>
      <w:proofErr w:type="spellEnd"/>
      <w:r w:rsidRPr="0042773F">
        <w:t xml:space="preserve">, H. (1987). Detecting conjunctions of color and form: reassessing the serial search hypothesis. </w:t>
      </w:r>
      <w:r w:rsidRPr="0042773F">
        <w:rPr>
          <w:i/>
          <w:iCs/>
        </w:rPr>
        <w:t>Perception &amp; Psychophysics</w:t>
      </w:r>
      <w:r w:rsidRPr="0042773F">
        <w:t xml:space="preserve">, </w:t>
      </w:r>
      <w:r w:rsidRPr="0042773F">
        <w:rPr>
          <w:i/>
          <w:iCs/>
        </w:rPr>
        <w:t>41</w:t>
      </w:r>
      <w:r w:rsidRPr="0042773F">
        <w:t xml:space="preserve">(3), 191–201. </w:t>
      </w:r>
      <w:hyperlink r:id="rId37" w:history="1">
        <w:r w:rsidRPr="0042773F">
          <w:rPr>
            <w:rStyle w:val="Hyperlink"/>
            <w:color w:val="auto"/>
            <w:u w:val="none"/>
          </w:rPr>
          <w:t>http://doi.org/10.3758/BF03208218</w:t>
        </w:r>
      </w:hyperlink>
      <w:r w:rsidRPr="0042773F">
        <w:t xml:space="preserve"> </w:t>
      </w:r>
    </w:p>
    <w:p w14:paraId="60E9CD38" w14:textId="00C8CB05" w:rsidR="003C645C" w:rsidRPr="0042773F" w:rsidRDefault="003C645C" w:rsidP="00A67669">
      <w:pPr>
        <w:pStyle w:val="NormalWeb"/>
        <w:adjustRightInd w:val="0"/>
        <w:spacing w:before="0" w:beforeAutospacing="0" w:after="0" w:afterAutospacing="0" w:line="480" w:lineRule="auto"/>
        <w:ind w:left="720" w:hanging="720"/>
      </w:pPr>
      <w:proofErr w:type="spellStart"/>
      <w:r w:rsidRPr="0042773F">
        <w:t>Pylyshyn</w:t>
      </w:r>
      <w:proofErr w:type="spellEnd"/>
      <w:r w:rsidRPr="0042773F">
        <w:t>, Z.W., &amp; Storm, R.W. (1988). Tracking multiple independent targets: Evidence for a parallel tracking</w:t>
      </w:r>
      <w:r w:rsidR="004178A0" w:rsidRPr="0042773F">
        <w:t xml:space="preserve"> </w:t>
      </w:r>
      <w:r w:rsidRPr="0042773F">
        <w:t xml:space="preserve">mechanism. </w:t>
      </w:r>
      <w:r w:rsidRPr="0042773F">
        <w:rPr>
          <w:i/>
        </w:rPr>
        <w:t>Spatial</w:t>
      </w:r>
      <w:r w:rsidR="005953E1" w:rsidRPr="0042773F">
        <w:rPr>
          <w:i/>
        </w:rPr>
        <w:t xml:space="preserve"> </w:t>
      </w:r>
      <w:r w:rsidRPr="0042773F">
        <w:rPr>
          <w:i/>
        </w:rPr>
        <w:t>Vision, 3</w:t>
      </w:r>
      <w:r w:rsidRPr="0042773F">
        <w:t>(3), 1–19.</w:t>
      </w:r>
      <w:r w:rsidR="00D83F24" w:rsidRPr="0042773F">
        <w:t xml:space="preserve"> http://dx.doi.org/10.1163/156856888X00122</w:t>
      </w:r>
    </w:p>
    <w:p w14:paraId="24058FD0" w14:textId="5ECB3A54" w:rsidR="00A709AE" w:rsidRPr="0042773F" w:rsidRDefault="00A709AE" w:rsidP="00A67669">
      <w:pPr>
        <w:pStyle w:val="NormalWeb"/>
        <w:adjustRightInd w:val="0"/>
        <w:spacing w:before="0" w:beforeAutospacing="0" w:after="0" w:afterAutospacing="0" w:line="480" w:lineRule="auto"/>
        <w:ind w:left="720" w:hanging="720"/>
      </w:pPr>
      <w:proofErr w:type="spellStart"/>
      <w:r w:rsidRPr="0042773F">
        <w:t>Raab</w:t>
      </w:r>
      <w:proofErr w:type="spellEnd"/>
      <w:r w:rsidRPr="0042773F">
        <w:t xml:space="preserve">, D. H. (1962). Statistical facilitation of simple </w:t>
      </w:r>
      <w:r w:rsidR="007A603A" w:rsidRPr="0042773F">
        <w:t>reaction time</w:t>
      </w:r>
      <w:r w:rsidRPr="0042773F">
        <w:t xml:space="preserve">s. </w:t>
      </w:r>
      <w:r w:rsidRPr="0042773F">
        <w:rPr>
          <w:i/>
          <w:iCs/>
        </w:rPr>
        <w:t>Transactions of the New York Academy of Sciences</w:t>
      </w:r>
      <w:r w:rsidRPr="0042773F">
        <w:t xml:space="preserve">, </w:t>
      </w:r>
      <w:r w:rsidRPr="0042773F">
        <w:rPr>
          <w:i/>
          <w:iCs/>
        </w:rPr>
        <w:t>24</w:t>
      </w:r>
      <w:r w:rsidRPr="0042773F">
        <w:t xml:space="preserve">, 574–590. </w:t>
      </w:r>
      <w:hyperlink r:id="rId38" w:history="1">
        <w:r w:rsidRPr="0042773F">
          <w:rPr>
            <w:rStyle w:val="Hyperlink"/>
            <w:color w:val="auto"/>
            <w:u w:val="none"/>
          </w:rPr>
          <w:t>http://doi.org/10.1111/j.2164-0947.1962.tb01433.x</w:t>
        </w:r>
      </w:hyperlink>
      <w:r w:rsidRPr="0042773F">
        <w:t xml:space="preserve"> </w:t>
      </w:r>
    </w:p>
    <w:p w14:paraId="5C807B68" w14:textId="77777777" w:rsidR="00532605"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(1985A). Detection versus discrimination of visual orientation. </w:t>
      </w:r>
      <w:r w:rsidRPr="0042773F">
        <w:rPr>
          <w:i/>
          <w:iCs/>
        </w:rPr>
        <w:t>Perception</w:t>
      </w:r>
      <w:r w:rsidRPr="0042773F">
        <w:t xml:space="preserve">, </w:t>
      </w:r>
      <w:r w:rsidRPr="0042773F">
        <w:rPr>
          <w:i/>
          <w:iCs/>
        </w:rPr>
        <w:t>13</w:t>
      </w:r>
      <w:r w:rsidRPr="0042773F">
        <w:t xml:space="preserve">(5), 619–628. </w:t>
      </w:r>
      <w:hyperlink r:id="rId39" w:history="1">
        <w:r w:rsidRPr="0042773F">
          <w:rPr>
            <w:rStyle w:val="Hyperlink"/>
            <w:color w:val="auto"/>
            <w:u w:val="none"/>
          </w:rPr>
          <w:t>http://doi.org/10.1068/p130619</w:t>
        </w:r>
      </w:hyperlink>
      <w:r w:rsidRPr="0042773F">
        <w:t xml:space="preserve"> </w:t>
      </w:r>
    </w:p>
    <w:p w14:paraId="6BA4A130" w14:textId="212AC700" w:rsidR="00F860E1"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(1985B). “Where” and “what” in vision. </w:t>
      </w:r>
      <w:r w:rsidRPr="0042773F">
        <w:rPr>
          <w:i/>
          <w:iCs/>
        </w:rPr>
        <w:t>Science</w:t>
      </w:r>
      <w:r w:rsidRPr="0042773F">
        <w:t xml:space="preserve">, </w:t>
      </w:r>
      <w:r w:rsidRPr="0042773F">
        <w:rPr>
          <w:i/>
          <w:iCs/>
        </w:rPr>
        <w:t>228</w:t>
      </w:r>
      <w:r w:rsidR="00957F2F" w:rsidRPr="0042773F">
        <w:rPr>
          <w:iCs/>
        </w:rPr>
        <w:t>(4704)</w:t>
      </w:r>
      <w:r w:rsidRPr="0042773F">
        <w:t>, 1217–1219.</w:t>
      </w:r>
      <w:r w:rsidR="006C1988" w:rsidRPr="0042773F">
        <w:t xml:space="preserve"> </w:t>
      </w:r>
      <w:hyperlink r:id="rId40" w:history="1">
        <w:r w:rsidR="00EA0033" w:rsidRPr="0042773F">
          <w:rPr>
            <w:rStyle w:val="Hyperlink"/>
            <w:color w:val="auto"/>
            <w:u w:val="none"/>
          </w:rPr>
          <w:t>http://doi.org/10.1126/science.4001937</w:t>
        </w:r>
      </w:hyperlink>
    </w:p>
    <w:p w14:paraId="36B906AE" w14:textId="0B2EB8BE" w:rsidR="00EA0033" w:rsidRPr="0042773F" w:rsidRDefault="00EA0033" w:rsidP="00A67669">
      <w:pPr>
        <w:pStyle w:val="NormalWeb"/>
        <w:adjustRightInd w:val="0"/>
        <w:spacing w:before="0" w:beforeAutospacing="0" w:after="0" w:afterAutospacing="0" w:line="480" w:lineRule="auto"/>
        <w:ind w:left="720" w:hanging="720"/>
      </w:pPr>
      <w:proofErr w:type="spellStart"/>
      <w:r w:rsidRPr="0042773F">
        <w:t>Schöpper</w:t>
      </w:r>
      <w:proofErr w:type="spellEnd"/>
      <w:r w:rsidRPr="0042773F">
        <w:t xml:space="preserve">, L. M., </w:t>
      </w:r>
      <w:proofErr w:type="spellStart"/>
      <w:r w:rsidRPr="0042773F">
        <w:t>Hilchey</w:t>
      </w:r>
      <w:proofErr w:type="spellEnd"/>
      <w:r w:rsidRPr="0042773F">
        <w:t xml:space="preserve">, M. D., </w:t>
      </w:r>
      <w:proofErr w:type="spellStart"/>
      <w:r w:rsidRPr="0042773F">
        <w:t>Lappe</w:t>
      </w:r>
      <w:proofErr w:type="spellEnd"/>
      <w:r w:rsidRPr="0042773F">
        <w:t xml:space="preserve">, M., &amp; Frings, C. (2019). Detection versus discrimination: The limits of binding accounts in action control. </w:t>
      </w:r>
      <w:r w:rsidRPr="0042773F">
        <w:rPr>
          <w:i/>
          <w:iCs/>
        </w:rPr>
        <w:t>Attention, Perception, &amp; Psychophysics,</w:t>
      </w:r>
      <w:r w:rsidRPr="0042773F">
        <w:t xml:space="preserve"> 1-13.</w:t>
      </w:r>
    </w:p>
    <w:p w14:paraId="3F58EFA7" w14:textId="2B3676FC" w:rsidR="004F4CDB" w:rsidRPr="0042773F" w:rsidRDefault="00F860E1" w:rsidP="00A67669">
      <w:pPr>
        <w:pStyle w:val="NormalWeb"/>
        <w:adjustRightInd w:val="0"/>
        <w:spacing w:before="0" w:beforeAutospacing="0" w:after="0" w:afterAutospacing="0" w:line="480" w:lineRule="auto"/>
        <w:ind w:left="720" w:hanging="720"/>
      </w:pPr>
      <w:r w:rsidRPr="0042773F">
        <w:t xml:space="preserve">Song, J.-H., &amp; Nakayama, K. (2006). Role of focal attention on latencies and trajectories of visually guided manual pointing. </w:t>
      </w:r>
      <w:r w:rsidRPr="0042773F">
        <w:rPr>
          <w:i/>
          <w:iCs/>
        </w:rPr>
        <w:t>Journal of Vision</w:t>
      </w:r>
      <w:r w:rsidRPr="0042773F">
        <w:t xml:space="preserve">, </w:t>
      </w:r>
      <w:r w:rsidRPr="0042773F">
        <w:rPr>
          <w:i/>
          <w:iCs/>
        </w:rPr>
        <w:t>6</w:t>
      </w:r>
      <w:r w:rsidRPr="0042773F">
        <w:t xml:space="preserve">, 982–995. </w:t>
      </w:r>
      <w:hyperlink r:id="rId41" w:history="1">
        <w:r w:rsidRPr="0042773F">
          <w:rPr>
            <w:rStyle w:val="Hyperlink"/>
            <w:color w:val="auto"/>
            <w:u w:val="none"/>
          </w:rPr>
          <w:t>http://doi.org/10.1167/6.9.11</w:t>
        </w:r>
      </w:hyperlink>
      <w:r w:rsidRPr="0042773F">
        <w:t xml:space="preserve"> </w:t>
      </w:r>
    </w:p>
    <w:p w14:paraId="3517924E" w14:textId="4D3E6F47" w:rsidR="009055DC" w:rsidRPr="0042773F" w:rsidRDefault="009055DC" w:rsidP="00A67669">
      <w:pPr>
        <w:pStyle w:val="NormalWeb"/>
        <w:adjustRightInd w:val="0"/>
        <w:spacing w:before="0" w:beforeAutospacing="0" w:after="0" w:afterAutospacing="0" w:line="480" w:lineRule="auto"/>
        <w:ind w:left="720" w:hanging="720"/>
      </w:pPr>
      <w:r w:rsidRPr="0042773F">
        <w:t xml:space="preserve">Song, J.-H., Takahashi, N., &amp; </w:t>
      </w:r>
      <w:proofErr w:type="spellStart"/>
      <w:r w:rsidRPr="0042773F">
        <w:t>McPeek</w:t>
      </w:r>
      <w:proofErr w:type="spellEnd"/>
      <w:r w:rsidRPr="0042773F">
        <w:t xml:space="preserve">, R. M. (2008). Target selection for visually guided reaching in macaque. </w:t>
      </w:r>
      <w:r w:rsidRPr="0042773F">
        <w:rPr>
          <w:i/>
          <w:iCs/>
        </w:rPr>
        <w:t>Journal of Neurophysiology</w:t>
      </w:r>
      <w:r w:rsidRPr="0042773F">
        <w:t xml:space="preserve">, </w:t>
      </w:r>
      <w:r w:rsidRPr="0042773F">
        <w:rPr>
          <w:i/>
          <w:iCs/>
        </w:rPr>
        <w:t>99</w:t>
      </w:r>
      <w:r w:rsidRPr="0042773F">
        <w:t xml:space="preserve">(1), 14–24. </w:t>
      </w:r>
      <w:hyperlink r:id="rId42" w:history="1">
        <w:r w:rsidRPr="0042773F">
          <w:rPr>
            <w:rStyle w:val="Hyperlink"/>
            <w:color w:val="auto"/>
            <w:u w:val="none"/>
          </w:rPr>
          <w:t>http://doi.org/10.1152/jn.01106.2007</w:t>
        </w:r>
      </w:hyperlink>
      <w:r w:rsidRPr="0042773F">
        <w:t xml:space="preserve"> </w:t>
      </w:r>
    </w:p>
    <w:p w14:paraId="4FD7C943" w14:textId="51903CBE" w:rsidR="00C548BE" w:rsidRPr="0042773F" w:rsidRDefault="00841B28" w:rsidP="00DC6137">
      <w:pPr>
        <w:adjustRightInd w:val="0"/>
        <w:spacing w:line="480" w:lineRule="auto"/>
        <w:ind w:left="720" w:hanging="720"/>
      </w:pPr>
      <w:proofErr w:type="spellStart"/>
      <w:r w:rsidRPr="0042773F">
        <w:lastRenderedPageBreak/>
        <w:t>Töllner</w:t>
      </w:r>
      <w:proofErr w:type="spellEnd"/>
      <w:r w:rsidRPr="0042773F">
        <w:t xml:space="preserve">, T., </w:t>
      </w: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(2011). Perceptual basis of redundancy gains in visual pop out search. </w:t>
      </w:r>
      <w:r w:rsidRPr="0042773F">
        <w:rPr>
          <w:i/>
          <w:iCs/>
        </w:rPr>
        <w:t>Journal of Cognitive Neuroscience</w:t>
      </w:r>
      <w:r w:rsidRPr="0042773F">
        <w:t xml:space="preserve">, </w:t>
      </w:r>
      <w:r w:rsidRPr="0042773F">
        <w:rPr>
          <w:i/>
          <w:iCs/>
        </w:rPr>
        <w:t>23</w:t>
      </w:r>
      <w:r w:rsidRPr="0042773F">
        <w:t xml:space="preserve">(1), 137–50. </w:t>
      </w:r>
      <w:hyperlink r:id="rId43" w:history="1">
        <w:r w:rsidRPr="0042773F">
          <w:rPr>
            <w:rStyle w:val="Hyperlink"/>
            <w:color w:val="auto"/>
            <w:u w:val="none"/>
          </w:rPr>
          <w:t>http://doi.org/10.1162/jocn.2010.21422</w:t>
        </w:r>
      </w:hyperlink>
      <w:r w:rsidRPr="0042773F">
        <w:t xml:space="preserve"> </w:t>
      </w:r>
    </w:p>
    <w:p w14:paraId="0E29BE5C" w14:textId="22DA9FD8" w:rsidR="00C548BE"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&amp; Ashby, F. G. (1982). An experimental test of contemporary mathematical models of visual letter recognition. </w:t>
      </w:r>
      <w:r w:rsidRPr="0042773F">
        <w:rPr>
          <w:rFonts w:eastAsia="Times New Roman"/>
          <w:i/>
        </w:rPr>
        <w:t>Journal of Experimental Psychology: Human Perception and Performance</w:t>
      </w:r>
      <w:r w:rsidRPr="0042773F">
        <w:rPr>
          <w:rFonts w:eastAsia="Times New Roman"/>
        </w:rPr>
        <w:t xml:space="preserve">, </w:t>
      </w:r>
      <w:r w:rsidRPr="0042773F">
        <w:rPr>
          <w:rFonts w:eastAsia="Times New Roman"/>
          <w:i/>
        </w:rPr>
        <w:t>8</w:t>
      </w:r>
      <w:r w:rsidR="00E407AF" w:rsidRPr="0042773F">
        <w:rPr>
          <w:rFonts w:eastAsia="Times New Roman"/>
        </w:rPr>
        <w:t>(6)</w:t>
      </w:r>
      <w:r w:rsidRPr="0042773F">
        <w:rPr>
          <w:rFonts w:eastAsia="Times New Roman"/>
        </w:rPr>
        <w:t>, 834-864.</w:t>
      </w:r>
      <w:r w:rsidR="00FA32DC" w:rsidRPr="0042773F">
        <w:rPr>
          <w:rFonts w:eastAsia="Times New Roman"/>
        </w:rPr>
        <w:t xml:space="preserve"> http://dx.doi.org/10.1037/0096-1523.8.6.834</w:t>
      </w:r>
    </w:p>
    <w:p w14:paraId="1F5C85B3" w14:textId="0E5357EA" w:rsidR="00E470D1"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(1972). Some results concerning the identifiability of parallel and serial processes. </w:t>
      </w:r>
      <w:r w:rsidRPr="0042773F">
        <w:rPr>
          <w:rFonts w:eastAsia="Times New Roman"/>
          <w:i/>
        </w:rPr>
        <w:t>British Journal of Mathematical and Statistical Psychology</w:t>
      </w:r>
      <w:r w:rsidRPr="0042773F">
        <w:rPr>
          <w:rFonts w:eastAsia="Times New Roman"/>
        </w:rPr>
        <w:t xml:space="preserve">, </w:t>
      </w:r>
      <w:r w:rsidRPr="0042773F">
        <w:rPr>
          <w:rFonts w:eastAsia="Times New Roman"/>
          <w:i/>
        </w:rPr>
        <w:t>25</w:t>
      </w:r>
      <w:r w:rsidR="00162C5B" w:rsidRPr="0042773F">
        <w:rPr>
          <w:rFonts w:eastAsia="Times New Roman"/>
        </w:rPr>
        <w:t>(2)</w:t>
      </w:r>
      <w:r w:rsidRPr="0042773F">
        <w:rPr>
          <w:rFonts w:eastAsia="Times New Roman"/>
        </w:rPr>
        <w:t>, 168-199.</w:t>
      </w:r>
      <w:r w:rsidR="007A2935" w:rsidRPr="0042773F">
        <w:rPr>
          <w:rFonts w:eastAsia="Times New Roman"/>
        </w:rPr>
        <w:t xml:space="preserve"> https://doi.org/10.1111/j.2044-8317.1972.tb00490.x</w:t>
      </w:r>
    </w:p>
    <w:p w14:paraId="3807C96D" w14:textId="637F74A4" w:rsidR="003171D7" w:rsidRPr="0042773F" w:rsidRDefault="003171D7"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Sykes, M., &amp; </w:t>
      </w:r>
      <w:proofErr w:type="spellStart"/>
      <w:r w:rsidRPr="0042773F">
        <w:t>Gelade</w:t>
      </w:r>
      <w:proofErr w:type="spellEnd"/>
      <w:r w:rsidRPr="0042773F">
        <w:t>, G.</w:t>
      </w:r>
      <w:r w:rsidR="00CC4903" w:rsidRPr="0042773F">
        <w:t xml:space="preserve"> (1977)</w:t>
      </w:r>
      <w:r w:rsidRPr="0042773F">
        <w:t xml:space="preserve"> Selective attention and stimulus integration. In S. </w:t>
      </w:r>
      <w:proofErr w:type="spellStart"/>
      <w:r w:rsidRPr="0042773F">
        <w:t>Dornic</w:t>
      </w:r>
      <w:proofErr w:type="spellEnd"/>
      <w:r w:rsidRPr="0042773F">
        <w:t xml:space="preserve"> (Ed.), </w:t>
      </w:r>
      <w:r w:rsidRPr="0042773F">
        <w:rPr>
          <w:i/>
        </w:rPr>
        <w:t>Attention</w:t>
      </w:r>
      <w:r w:rsidR="00CC4903" w:rsidRPr="0042773F">
        <w:rPr>
          <w:i/>
        </w:rPr>
        <w:t xml:space="preserve"> </w:t>
      </w:r>
      <w:r w:rsidRPr="0042773F">
        <w:rPr>
          <w:i/>
        </w:rPr>
        <w:t>and performance</w:t>
      </w:r>
      <w:r w:rsidR="00CC4903" w:rsidRPr="0042773F">
        <w:rPr>
          <w:i/>
        </w:rPr>
        <w:t xml:space="preserve"> </w:t>
      </w:r>
      <w:r w:rsidRPr="0042773F">
        <w:rPr>
          <w:i/>
        </w:rPr>
        <w:t>VI</w:t>
      </w:r>
      <w:r w:rsidR="00BB42B6" w:rsidRPr="0042773F">
        <w:t xml:space="preserve"> (pp. 333-361)</w:t>
      </w:r>
      <w:r w:rsidRPr="0042773F">
        <w:t>.</w:t>
      </w:r>
      <w:r w:rsidR="00CC4903" w:rsidRPr="0042773F">
        <w:t xml:space="preserve"> </w:t>
      </w:r>
      <w:r w:rsidRPr="0042773F">
        <w:t>Hillsdale, NJ: Lawrence Erlbaum.</w:t>
      </w:r>
    </w:p>
    <w:p w14:paraId="41F50873" w14:textId="49BF3403" w:rsidR="00E41DC2" w:rsidRPr="0042773F" w:rsidRDefault="00DE399D"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M., &amp; </w:t>
      </w:r>
      <w:proofErr w:type="spellStart"/>
      <w:r w:rsidRPr="0042773F">
        <w:t>Gelade</w:t>
      </w:r>
      <w:proofErr w:type="spellEnd"/>
      <w:r w:rsidRPr="0042773F">
        <w:t xml:space="preserve">, G. (1980). A feature-integration theory of attention. </w:t>
      </w:r>
      <w:r w:rsidRPr="0042773F">
        <w:rPr>
          <w:i/>
          <w:iCs/>
        </w:rPr>
        <w:t>Cognitive Psychology</w:t>
      </w:r>
      <w:r w:rsidRPr="0042773F">
        <w:t xml:space="preserve">, </w:t>
      </w:r>
      <w:r w:rsidRPr="0042773F">
        <w:rPr>
          <w:i/>
          <w:iCs/>
        </w:rPr>
        <w:t>12</w:t>
      </w:r>
      <w:r w:rsidRPr="0042773F">
        <w:t>(1), 97–136.</w:t>
      </w:r>
      <w:r w:rsidR="004D0BCB" w:rsidRPr="0042773F">
        <w:t xml:space="preserve"> https://doi.org/10.1016/0010-0285(80)90005-5</w:t>
      </w:r>
    </w:p>
    <w:p w14:paraId="688FD18E" w14:textId="77777777" w:rsidR="00DF4404" w:rsidRPr="0042773F" w:rsidRDefault="00E41DC2"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w:t>
      </w:r>
      <w:proofErr w:type="spellStart"/>
      <w:r w:rsidRPr="0042773F">
        <w:t>Gormican</w:t>
      </w:r>
      <w:proofErr w:type="spellEnd"/>
      <w:r w:rsidRPr="0042773F">
        <w:t xml:space="preserve">, S. (1988). Feature analysis in early vision: Evidence from search asymmetries. </w:t>
      </w:r>
      <w:r w:rsidRPr="0042773F">
        <w:rPr>
          <w:i/>
          <w:iCs/>
        </w:rPr>
        <w:t>Psychological Review</w:t>
      </w:r>
      <w:r w:rsidRPr="0042773F">
        <w:t xml:space="preserve">, </w:t>
      </w:r>
      <w:r w:rsidRPr="0042773F">
        <w:rPr>
          <w:i/>
          <w:iCs/>
        </w:rPr>
        <w:t>95</w:t>
      </w:r>
      <w:r w:rsidRPr="0042773F">
        <w:t xml:space="preserve">(1), 15–48. </w:t>
      </w:r>
      <w:hyperlink r:id="rId44" w:history="1">
        <w:r w:rsidRPr="0042773F">
          <w:rPr>
            <w:rStyle w:val="Hyperlink"/>
            <w:color w:val="auto"/>
            <w:u w:val="none"/>
          </w:rPr>
          <w:t>http://doi.org/10.1037/0033-295X.95.1.15</w:t>
        </w:r>
      </w:hyperlink>
    </w:p>
    <w:p w14:paraId="353E3BA6" w14:textId="5D53AC41" w:rsidR="0010001E" w:rsidRPr="0042773F" w:rsidRDefault="0010001E"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Sato, S. (1990) Conjunction search revisited. </w:t>
      </w:r>
      <w:r w:rsidRPr="0042773F">
        <w:rPr>
          <w:i/>
          <w:iCs/>
        </w:rPr>
        <w:t>Journal of Experimental Psychology: Human Perception and Performance. 16</w:t>
      </w:r>
      <w:r w:rsidRPr="0042773F">
        <w:rPr>
          <w:iCs/>
        </w:rPr>
        <w:t>(3), 459-478.</w:t>
      </w:r>
      <w:r w:rsidR="001B7BB4" w:rsidRPr="0042773F">
        <w:rPr>
          <w:iCs/>
        </w:rPr>
        <w:t xml:space="preserve"> http://dx.doi.org/10.1037/0096-1523.16.3.459</w:t>
      </w:r>
    </w:p>
    <w:p w14:paraId="0B022B5D" w14:textId="4F1CD3BA" w:rsidR="003367D7" w:rsidRPr="0042773F" w:rsidRDefault="00DF4404"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(1988). Features and Objects: The 14th Bartlett Memorial Lecture. </w:t>
      </w:r>
      <w:r w:rsidRPr="0042773F">
        <w:rPr>
          <w:i/>
          <w:iCs/>
        </w:rPr>
        <w:t>The Quarterly Journal of Experimental Psychology</w:t>
      </w:r>
      <w:r w:rsidRPr="0042773F">
        <w:t xml:space="preserve">, </w:t>
      </w:r>
      <w:r w:rsidRPr="0042773F">
        <w:rPr>
          <w:i/>
          <w:iCs/>
        </w:rPr>
        <w:t>40</w:t>
      </w:r>
      <w:r w:rsidRPr="0042773F">
        <w:t>(2), 201–237.</w:t>
      </w:r>
      <w:r w:rsidR="00467FAE" w:rsidRPr="0042773F">
        <w:t xml:space="preserve"> https://doi.org/10.1080/02724988843000104</w:t>
      </w:r>
    </w:p>
    <w:p w14:paraId="0E245388" w14:textId="6D46458E" w:rsidR="003367D7" w:rsidRPr="0042773F" w:rsidRDefault="00E16916" w:rsidP="00A67669">
      <w:pPr>
        <w:pStyle w:val="NormalWeb"/>
        <w:adjustRightInd w:val="0"/>
        <w:spacing w:before="0" w:beforeAutospacing="0" w:after="0" w:afterAutospacing="0" w:line="480" w:lineRule="auto"/>
        <w:ind w:left="720" w:hanging="720"/>
      </w:pPr>
      <w:r w:rsidRPr="0042773F">
        <w:rPr>
          <w:rFonts w:eastAsia="Times New Roman"/>
          <w:shd w:val="clear" w:color="auto" w:fill="FFFFFF"/>
        </w:rPr>
        <w:lastRenderedPageBreak/>
        <w:t xml:space="preserve">van der Heijden, A. H., &amp; </w:t>
      </w:r>
      <w:proofErr w:type="spellStart"/>
      <w:r w:rsidRPr="0042773F">
        <w:rPr>
          <w:rFonts w:eastAsia="Times New Roman"/>
          <w:shd w:val="clear" w:color="auto" w:fill="FFFFFF"/>
        </w:rPr>
        <w:t>Menckenberg</w:t>
      </w:r>
      <w:proofErr w:type="spellEnd"/>
      <w:r w:rsidRPr="0042773F">
        <w:rPr>
          <w:rFonts w:eastAsia="Times New Roman"/>
          <w:shd w:val="clear" w:color="auto" w:fill="FFFFFF"/>
        </w:rPr>
        <w:t xml:space="preserve">, H. W. (1974). Some evidence for a </w:t>
      </w:r>
      <w:proofErr w:type="spellStart"/>
      <w:r w:rsidRPr="0042773F">
        <w:rPr>
          <w:rFonts w:eastAsia="Times New Roman"/>
          <w:shd w:val="clear" w:color="auto" w:fill="FFFFFF"/>
        </w:rPr>
        <w:t>selfterminating</w:t>
      </w:r>
      <w:proofErr w:type="spellEnd"/>
      <w:r w:rsidRPr="0042773F">
        <w:rPr>
          <w:rFonts w:eastAsia="Times New Roman"/>
          <w:shd w:val="clear" w:color="auto" w:fill="FFFFFF"/>
        </w:rPr>
        <w:t xml:space="preserve"> process in simple visual search tasks. </w:t>
      </w:r>
      <w:r w:rsidRPr="0042773F">
        <w:rPr>
          <w:rStyle w:val="Emphasis"/>
          <w:rFonts w:eastAsia="Times New Roman"/>
          <w:shd w:val="clear" w:color="auto" w:fill="FFFFFF"/>
        </w:rPr>
        <w:t xml:space="preserve">Acta </w:t>
      </w:r>
      <w:proofErr w:type="spellStart"/>
      <w:r w:rsidRPr="0042773F">
        <w:rPr>
          <w:rStyle w:val="Emphasis"/>
          <w:rFonts w:eastAsia="Times New Roman"/>
          <w:shd w:val="clear" w:color="auto" w:fill="FFFFFF"/>
        </w:rPr>
        <w:t>Psychologica</w:t>
      </w:r>
      <w:proofErr w:type="spellEnd"/>
      <w:r w:rsidRPr="0042773F">
        <w:rPr>
          <w:rStyle w:val="Emphasis"/>
          <w:rFonts w:eastAsia="Times New Roman"/>
          <w:shd w:val="clear" w:color="auto" w:fill="FFFFFF"/>
        </w:rPr>
        <w:t>, 38</w:t>
      </w:r>
      <w:r w:rsidRPr="0042773F">
        <w:rPr>
          <w:rFonts w:eastAsia="Times New Roman"/>
          <w:shd w:val="clear" w:color="auto" w:fill="FFFFFF"/>
        </w:rPr>
        <w:t xml:space="preserve">(3), 169-181. </w:t>
      </w:r>
      <w:hyperlink r:id="rId45" w:tgtFrame="_blank" w:history="1">
        <w:r w:rsidRPr="0042773F">
          <w:rPr>
            <w:rStyle w:val="Hyperlink"/>
            <w:rFonts w:eastAsia="Times New Roman"/>
            <w:color w:val="auto"/>
            <w:u w:val="none"/>
            <w:shd w:val="clear" w:color="auto" w:fill="FFFFFF"/>
          </w:rPr>
          <w:t>http://dx.doi.org/10.1016/0001-6918(74)90032-8</w:t>
        </w:r>
      </w:hyperlink>
    </w:p>
    <w:p w14:paraId="4728F201" w14:textId="22A52F85" w:rsidR="002C3EAA" w:rsidRPr="0042773F" w:rsidRDefault="00AC2E7D" w:rsidP="00A67669">
      <w:pPr>
        <w:adjustRightInd w:val="0"/>
        <w:spacing w:line="480" w:lineRule="auto"/>
        <w:ind w:left="720" w:hanging="720"/>
        <w:rPr>
          <w:rFonts w:eastAsia="Times New Roman"/>
        </w:rPr>
      </w:pPr>
      <w:r w:rsidRPr="0042773F">
        <w:t xml:space="preserve">van der Heijden, A. H. C., Schreuder, R., Maris, L., &amp; </w:t>
      </w:r>
      <w:proofErr w:type="spellStart"/>
      <w:r w:rsidRPr="0042773F">
        <w:t>Neerincx</w:t>
      </w:r>
      <w:proofErr w:type="spellEnd"/>
      <w:r w:rsidRPr="0042773F">
        <w:t xml:space="preserve">, M. (1984). Some evidence for correlated separate activation in a simple letter-detection task. </w:t>
      </w:r>
      <w:r w:rsidRPr="0042773F">
        <w:rPr>
          <w:i/>
          <w:iCs/>
        </w:rPr>
        <w:t>Perception &amp; Psychophysics</w:t>
      </w:r>
      <w:r w:rsidRPr="0042773F">
        <w:t xml:space="preserve">, </w:t>
      </w:r>
      <w:r w:rsidRPr="0042773F">
        <w:rPr>
          <w:i/>
          <w:iCs/>
        </w:rPr>
        <w:t>36</w:t>
      </w:r>
      <w:r w:rsidRPr="0042773F">
        <w:t xml:space="preserve">(6), 577–585. </w:t>
      </w:r>
      <w:hyperlink r:id="rId46" w:history="1">
        <w:r w:rsidRPr="0042773F">
          <w:rPr>
            <w:rStyle w:val="Hyperlink"/>
            <w:color w:val="auto"/>
            <w:u w:val="none"/>
          </w:rPr>
          <w:t>http://doi.org/10.3758/BF03207519</w:t>
        </w:r>
      </w:hyperlink>
      <w:r w:rsidRPr="0042773F">
        <w:t xml:space="preserve"> </w:t>
      </w:r>
    </w:p>
    <w:p w14:paraId="402FB0DA" w14:textId="77777777" w:rsidR="00A370C9" w:rsidRPr="0042773F" w:rsidRDefault="002C3EAA" w:rsidP="00A67669">
      <w:pPr>
        <w:pStyle w:val="NormalWeb"/>
        <w:adjustRightInd w:val="0"/>
        <w:spacing w:before="0" w:beforeAutospacing="0" w:after="0" w:afterAutospacing="0" w:line="480" w:lineRule="auto"/>
        <w:ind w:left="720" w:hanging="720"/>
      </w:pPr>
      <w:r w:rsidRPr="0042773F">
        <w:t>van der Heijden, A. H. (1975). Some evidence for a limited capacity parallel self</w:t>
      </w:r>
      <w:r w:rsidR="003B65E6" w:rsidRPr="0042773F">
        <w:t>-t</w:t>
      </w:r>
      <w:r w:rsidRPr="0042773F">
        <w:t xml:space="preserve">erminating process in simple visual search tasks. </w:t>
      </w:r>
      <w:r w:rsidRPr="0042773F">
        <w:rPr>
          <w:i/>
          <w:iCs/>
        </w:rPr>
        <w:t xml:space="preserve">Acta </w:t>
      </w:r>
      <w:proofErr w:type="spellStart"/>
      <w:r w:rsidRPr="0042773F">
        <w:rPr>
          <w:i/>
          <w:iCs/>
        </w:rPr>
        <w:t>Psychologica</w:t>
      </w:r>
      <w:proofErr w:type="spellEnd"/>
      <w:r w:rsidRPr="0042773F">
        <w:t xml:space="preserve">, </w:t>
      </w:r>
      <w:r w:rsidRPr="0042773F">
        <w:rPr>
          <w:i/>
          <w:iCs/>
        </w:rPr>
        <w:t>39</w:t>
      </w:r>
      <w:r w:rsidRPr="0042773F">
        <w:t xml:space="preserve">(1), 21–41. </w:t>
      </w:r>
      <w:hyperlink r:id="rId47" w:history="1">
        <w:r w:rsidR="00E35532" w:rsidRPr="0042773F">
          <w:rPr>
            <w:rStyle w:val="Hyperlink"/>
            <w:color w:val="auto"/>
            <w:u w:val="none"/>
          </w:rPr>
          <w:t>http://doi.org/10.1016/0001-6918(75)90019-0</w:t>
        </w:r>
      </w:hyperlink>
      <w:r w:rsidR="00E35532" w:rsidRPr="0042773F">
        <w:t xml:space="preserve"> </w:t>
      </w:r>
    </w:p>
    <w:p w14:paraId="4F5AC0D8" w14:textId="53248855" w:rsidR="00A370C9" w:rsidRPr="0042773F" w:rsidRDefault="00A370C9" w:rsidP="00A67669">
      <w:pPr>
        <w:pStyle w:val="NormalWeb"/>
        <w:adjustRightInd w:val="0"/>
        <w:spacing w:before="0" w:beforeAutospacing="0" w:after="0" w:afterAutospacing="0" w:line="480" w:lineRule="auto"/>
        <w:ind w:left="720" w:hanging="720"/>
      </w:pPr>
      <w:r w:rsidRPr="0042773F">
        <w:t>Wolfe, J. M. (1994). Guided Search 2</w:t>
      </w:r>
      <w:r w:rsidR="003367D7" w:rsidRPr="0042773F">
        <w:t>.</w:t>
      </w:r>
      <w:r w:rsidRPr="0042773F">
        <w:t xml:space="preserve">0 A revised model of visual search. </w:t>
      </w:r>
      <w:r w:rsidRPr="0042773F">
        <w:rPr>
          <w:i/>
          <w:iCs/>
        </w:rPr>
        <w:t>Psychonomic Bulletin &amp; Review</w:t>
      </w:r>
      <w:r w:rsidRPr="0042773F">
        <w:t xml:space="preserve">, </w:t>
      </w:r>
      <w:r w:rsidRPr="0042773F">
        <w:rPr>
          <w:i/>
          <w:iCs/>
        </w:rPr>
        <w:t>1</w:t>
      </w:r>
      <w:r w:rsidRPr="0042773F">
        <w:t>(2), 202–238. http://doi.org/10.3758/BF03200774</w:t>
      </w:r>
    </w:p>
    <w:p w14:paraId="48840403" w14:textId="293912C5" w:rsidR="002C3832" w:rsidRPr="0042773F" w:rsidRDefault="002C3832" w:rsidP="00A67669">
      <w:pPr>
        <w:pStyle w:val="NormalWeb"/>
        <w:adjustRightInd w:val="0"/>
        <w:spacing w:before="0" w:beforeAutospacing="0" w:after="0" w:afterAutospacing="0" w:line="480" w:lineRule="auto"/>
        <w:ind w:left="720" w:hanging="720"/>
      </w:pPr>
      <w:r w:rsidRPr="0042773F">
        <w:t xml:space="preserve">Wolfe, </w:t>
      </w:r>
      <w:r w:rsidR="003367D7" w:rsidRPr="0042773F">
        <w:t>J. M. (2007). Guided Search 4.</w:t>
      </w:r>
      <w:r w:rsidRPr="0042773F">
        <w:t>0</w:t>
      </w:r>
      <w:r w:rsidR="00433A10" w:rsidRPr="0042773F">
        <w:t>:</w:t>
      </w:r>
      <w:r w:rsidRPr="0042773F">
        <w:t xml:space="preserve"> Current Progress With a Model of Visual Search. </w:t>
      </w:r>
      <w:r w:rsidR="00A42C1A" w:rsidRPr="0042773F">
        <w:t xml:space="preserve">In W. D. Gray (Ed.), </w:t>
      </w:r>
      <w:r w:rsidR="00A42C1A" w:rsidRPr="0042773F">
        <w:rPr>
          <w:i/>
        </w:rPr>
        <w:t xml:space="preserve">Series on cognitive models and architectures: </w:t>
      </w:r>
      <w:r w:rsidRPr="0042773F">
        <w:rPr>
          <w:i/>
          <w:iCs/>
        </w:rPr>
        <w:t xml:space="preserve">Integrated </w:t>
      </w:r>
      <w:r w:rsidR="00A42C1A" w:rsidRPr="0042773F">
        <w:rPr>
          <w:i/>
          <w:iCs/>
        </w:rPr>
        <w:t>m</w:t>
      </w:r>
      <w:r w:rsidRPr="0042773F">
        <w:rPr>
          <w:i/>
          <w:iCs/>
        </w:rPr>
        <w:t xml:space="preserve">odels of </w:t>
      </w:r>
      <w:r w:rsidR="00A42C1A" w:rsidRPr="0042773F">
        <w:rPr>
          <w:i/>
          <w:iCs/>
        </w:rPr>
        <w:t>c</w:t>
      </w:r>
      <w:r w:rsidRPr="0042773F">
        <w:rPr>
          <w:i/>
          <w:iCs/>
        </w:rPr>
        <w:t xml:space="preserve">ognitive </w:t>
      </w:r>
      <w:r w:rsidR="00A42C1A" w:rsidRPr="0042773F">
        <w:rPr>
          <w:i/>
          <w:iCs/>
        </w:rPr>
        <w:t>s</w:t>
      </w:r>
      <w:r w:rsidRPr="0042773F">
        <w:rPr>
          <w:i/>
          <w:iCs/>
        </w:rPr>
        <w:t>ystems</w:t>
      </w:r>
      <w:r w:rsidR="00477122" w:rsidRPr="0042773F">
        <w:t xml:space="preserve"> (pp.</w:t>
      </w:r>
      <w:r w:rsidRPr="0042773F">
        <w:t>99–1</w:t>
      </w:r>
      <w:r w:rsidR="00477122" w:rsidRPr="0042773F">
        <w:t>19)</w:t>
      </w:r>
      <w:r w:rsidRPr="0042773F">
        <w:t>.</w:t>
      </w:r>
      <w:r w:rsidR="00477122" w:rsidRPr="0042773F">
        <w:t xml:space="preserve"> New York: Oxford University Press.</w:t>
      </w:r>
      <w:r w:rsidRPr="0042773F">
        <w:t xml:space="preserve"> </w:t>
      </w:r>
    </w:p>
    <w:p w14:paraId="0D91D9D3" w14:textId="2892A209" w:rsidR="0097576D" w:rsidRPr="0042773F" w:rsidRDefault="0097576D" w:rsidP="00A67669">
      <w:pPr>
        <w:pStyle w:val="NormalWeb"/>
        <w:adjustRightInd w:val="0"/>
        <w:spacing w:before="0" w:beforeAutospacing="0" w:after="0" w:afterAutospacing="0" w:line="480" w:lineRule="auto"/>
        <w:ind w:left="720" w:hanging="720"/>
      </w:pPr>
      <w:r w:rsidRPr="0042773F">
        <w:t xml:space="preserve">Wolfe, J. M. (2020). Visual search: How do we find what we are looking </w:t>
      </w:r>
      <w:proofErr w:type="spellStart"/>
      <w:r w:rsidRPr="0042773F">
        <w:t>for?.</w:t>
      </w:r>
      <w:r w:rsidRPr="0042773F">
        <w:rPr>
          <w:i/>
          <w:iCs/>
        </w:rPr>
        <w:t>Annual</w:t>
      </w:r>
      <w:proofErr w:type="spellEnd"/>
      <w:r w:rsidRPr="0042773F">
        <w:rPr>
          <w:i/>
          <w:iCs/>
        </w:rPr>
        <w:t xml:space="preserve"> Review of Vision Science, 6,</w:t>
      </w:r>
      <w:r w:rsidRPr="0042773F">
        <w:t xml:space="preserve"> 539-562.</w:t>
      </w:r>
    </w:p>
    <w:p w14:paraId="1C5EEE77" w14:textId="4EB30631" w:rsidR="00BD63A6" w:rsidRPr="0042773F" w:rsidRDefault="00BD63A6" w:rsidP="00A67669">
      <w:pPr>
        <w:pStyle w:val="NormalWeb"/>
        <w:adjustRightInd w:val="0"/>
        <w:spacing w:before="0" w:beforeAutospacing="0" w:after="0" w:afterAutospacing="0" w:line="480" w:lineRule="auto"/>
        <w:ind w:left="720" w:hanging="720"/>
      </w:pPr>
      <w:r w:rsidRPr="0042773F">
        <w:t xml:space="preserve">Won, B. Y., &amp; Jiang, Y. V. (2013). Redundancy effects in the processing of emotional faces. </w:t>
      </w:r>
      <w:r w:rsidRPr="0042773F">
        <w:rPr>
          <w:i/>
          <w:iCs/>
        </w:rPr>
        <w:t>Vision Research, 78</w:t>
      </w:r>
      <w:r w:rsidRPr="0042773F">
        <w:t>, 6-13.</w:t>
      </w:r>
    </w:p>
    <w:p w14:paraId="5931E162" w14:textId="5774E29D" w:rsidR="0014019B" w:rsidRPr="0042773F" w:rsidRDefault="0014019B" w:rsidP="00A67669">
      <w:pPr>
        <w:pStyle w:val="NormalWeb"/>
        <w:adjustRightInd w:val="0"/>
        <w:spacing w:before="0" w:beforeAutospacing="0" w:after="0" w:afterAutospacing="0" w:line="480" w:lineRule="auto"/>
        <w:ind w:left="720" w:hanging="720"/>
      </w:pP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(2009). The detection of feature singletons defined in two dimensions is based on salience summation, rather than on serial exhaustive or interactive race architectures. </w:t>
      </w:r>
      <w:r w:rsidRPr="0042773F">
        <w:rPr>
          <w:i/>
          <w:iCs/>
        </w:rPr>
        <w:t>Attention, Perception &amp; Psychophysics</w:t>
      </w:r>
      <w:r w:rsidRPr="0042773F">
        <w:t xml:space="preserve">, </w:t>
      </w:r>
      <w:r w:rsidRPr="0042773F">
        <w:rPr>
          <w:i/>
          <w:iCs/>
        </w:rPr>
        <w:t>71</w:t>
      </w:r>
      <w:r w:rsidRPr="0042773F">
        <w:t xml:space="preserve">(8), 1739–1759. </w:t>
      </w:r>
      <w:hyperlink r:id="rId48" w:history="1">
        <w:r w:rsidRPr="0042773F">
          <w:rPr>
            <w:rStyle w:val="Hyperlink"/>
            <w:color w:val="auto"/>
            <w:u w:val="none"/>
          </w:rPr>
          <w:t>http://doi.org/10.3758/APP</w:t>
        </w:r>
      </w:hyperlink>
      <w:r w:rsidRPr="0042773F">
        <w:t xml:space="preserve"> </w:t>
      </w:r>
    </w:p>
    <w:p w14:paraId="68D8770B" w14:textId="77777777" w:rsidR="00F7370E" w:rsidRPr="0042773F" w:rsidRDefault="00F7370E" w:rsidP="00667BC9">
      <w:pPr>
        <w:spacing w:line="480" w:lineRule="auto"/>
      </w:pPr>
    </w:p>
    <w:sectPr w:rsidR="00F7370E" w:rsidRPr="0042773F" w:rsidSect="0006622E">
      <w:headerReference w:type="even" r:id="rId49"/>
      <w:headerReference w:type="default" r:id="rId50"/>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455A9" w14:textId="77777777" w:rsidR="0043086B" w:rsidRDefault="0043086B" w:rsidP="00FB1FFB">
      <w:r>
        <w:separator/>
      </w:r>
    </w:p>
  </w:endnote>
  <w:endnote w:type="continuationSeparator" w:id="0">
    <w:p w14:paraId="361CBF44" w14:textId="77777777" w:rsidR="0043086B" w:rsidRDefault="0043086B" w:rsidP="00FB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AC8DD" w14:textId="77777777" w:rsidR="0043086B" w:rsidRDefault="0043086B" w:rsidP="00FB1FFB">
      <w:r>
        <w:separator/>
      </w:r>
    </w:p>
  </w:footnote>
  <w:footnote w:type="continuationSeparator" w:id="0">
    <w:p w14:paraId="577B6A4D" w14:textId="77777777" w:rsidR="0043086B" w:rsidRDefault="0043086B" w:rsidP="00FB1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D21F"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322C59" w14:textId="77777777" w:rsidR="00EC3B67" w:rsidRDefault="00EC3B67" w:rsidP="00FB1F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9AA6"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41AB">
      <w:rPr>
        <w:rStyle w:val="PageNumber"/>
        <w:noProof/>
      </w:rPr>
      <w:t>31</w:t>
    </w:r>
    <w:r>
      <w:rPr>
        <w:rStyle w:val="PageNumber"/>
      </w:rPr>
      <w:fldChar w:fldCharType="end"/>
    </w:r>
  </w:p>
  <w:p w14:paraId="0C71D9FE" w14:textId="10402CEB"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Multiple target</w:t>
    </w:r>
    <w:r>
      <w:rPr>
        <w:rFonts w:ascii="Times New Roman" w:hAnsi="Times New Roman" w:cs="Times New Roman"/>
      </w:rPr>
      <w:t>s in pop-out</w:t>
    </w:r>
    <w:r w:rsidRPr="0042520F">
      <w:rPr>
        <w:rFonts w:ascii="Times New Roman" w:hAnsi="Times New Roman" w:cs="Times New Roman"/>
      </w:rPr>
      <w:t xml:space="preserve"> visual search</w:t>
    </w:r>
  </w:p>
  <w:p w14:paraId="722F67EE" w14:textId="77777777" w:rsidR="00EC3B67" w:rsidRDefault="00EC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553B4"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68E6">
      <w:rPr>
        <w:rStyle w:val="PageNumber"/>
        <w:noProof/>
      </w:rPr>
      <w:t>1</w:t>
    </w:r>
    <w:r>
      <w:rPr>
        <w:rStyle w:val="PageNumber"/>
      </w:rPr>
      <w:fldChar w:fldCharType="end"/>
    </w:r>
  </w:p>
  <w:p w14:paraId="30353014" w14:textId="77777777"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RUNNING HEAD: MULTIPLE TARGET VISUAL SEARCH</w:t>
    </w:r>
  </w:p>
  <w:p w14:paraId="2431994D" w14:textId="77777777" w:rsidR="00EC3B67" w:rsidRDefault="00EC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0269"/>
    <w:multiLevelType w:val="hybridMultilevel"/>
    <w:tmpl w:val="1AB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A2D31"/>
    <w:multiLevelType w:val="hybridMultilevel"/>
    <w:tmpl w:val="F378E5C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57471B6"/>
    <w:multiLevelType w:val="hybridMultilevel"/>
    <w:tmpl w:val="6BF05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458AB"/>
    <w:multiLevelType w:val="hybridMultilevel"/>
    <w:tmpl w:val="3C561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E1059"/>
    <w:multiLevelType w:val="hybridMultilevel"/>
    <w:tmpl w:val="45321664"/>
    <w:lvl w:ilvl="0" w:tplc="6C427D1E">
      <w:start w:val="4"/>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E6316"/>
    <w:multiLevelType w:val="hybridMultilevel"/>
    <w:tmpl w:val="BEEAC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44C86"/>
    <w:multiLevelType w:val="hybridMultilevel"/>
    <w:tmpl w:val="9E525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mott, James">
    <w15:presenceInfo w15:providerId="AD" w15:userId="S::jwilmott@ad.brown.edu::ee76f649-edf0-4430-a5d7-63ecc4919e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045CA"/>
    <w:rsid w:val="00000523"/>
    <w:rsid w:val="00000C62"/>
    <w:rsid w:val="000013AB"/>
    <w:rsid w:val="000016D7"/>
    <w:rsid w:val="000019A1"/>
    <w:rsid w:val="000020BA"/>
    <w:rsid w:val="00002A60"/>
    <w:rsid w:val="00002C08"/>
    <w:rsid w:val="00002EFE"/>
    <w:rsid w:val="00002F5A"/>
    <w:rsid w:val="00003868"/>
    <w:rsid w:val="00003897"/>
    <w:rsid w:val="000038CA"/>
    <w:rsid w:val="00003D70"/>
    <w:rsid w:val="0000462F"/>
    <w:rsid w:val="000046AB"/>
    <w:rsid w:val="00004747"/>
    <w:rsid w:val="00005082"/>
    <w:rsid w:val="000053A6"/>
    <w:rsid w:val="00005C0A"/>
    <w:rsid w:val="00005F78"/>
    <w:rsid w:val="0000607A"/>
    <w:rsid w:val="0000611A"/>
    <w:rsid w:val="000063C3"/>
    <w:rsid w:val="000072D8"/>
    <w:rsid w:val="00007344"/>
    <w:rsid w:val="000078A2"/>
    <w:rsid w:val="000102FC"/>
    <w:rsid w:val="000104EC"/>
    <w:rsid w:val="00010570"/>
    <w:rsid w:val="00010FD1"/>
    <w:rsid w:val="000112A1"/>
    <w:rsid w:val="00011572"/>
    <w:rsid w:val="0001251C"/>
    <w:rsid w:val="00012B94"/>
    <w:rsid w:val="00013376"/>
    <w:rsid w:val="000133CB"/>
    <w:rsid w:val="000135A5"/>
    <w:rsid w:val="0001376C"/>
    <w:rsid w:val="00013E56"/>
    <w:rsid w:val="000146EF"/>
    <w:rsid w:val="0001472D"/>
    <w:rsid w:val="000149BE"/>
    <w:rsid w:val="00014FFB"/>
    <w:rsid w:val="00015118"/>
    <w:rsid w:val="000152F2"/>
    <w:rsid w:val="000157F2"/>
    <w:rsid w:val="00015B74"/>
    <w:rsid w:val="0001623E"/>
    <w:rsid w:val="0001666A"/>
    <w:rsid w:val="000168CB"/>
    <w:rsid w:val="00016AFE"/>
    <w:rsid w:val="000175AB"/>
    <w:rsid w:val="00017C68"/>
    <w:rsid w:val="00017E33"/>
    <w:rsid w:val="00017EEF"/>
    <w:rsid w:val="000205A6"/>
    <w:rsid w:val="000208F8"/>
    <w:rsid w:val="0002116D"/>
    <w:rsid w:val="00021826"/>
    <w:rsid w:val="00021A03"/>
    <w:rsid w:val="00021DAB"/>
    <w:rsid w:val="000226A3"/>
    <w:rsid w:val="0002282C"/>
    <w:rsid w:val="000229B7"/>
    <w:rsid w:val="00023064"/>
    <w:rsid w:val="00023096"/>
    <w:rsid w:val="0002366C"/>
    <w:rsid w:val="000238E7"/>
    <w:rsid w:val="00023A1E"/>
    <w:rsid w:val="00023ADB"/>
    <w:rsid w:val="00023AF1"/>
    <w:rsid w:val="00023D87"/>
    <w:rsid w:val="0002408A"/>
    <w:rsid w:val="000242C2"/>
    <w:rsid w:val="0002482E"/>
    <w:rsid w:val="0002495E"/>
    <w:rsid w:val="00024DD5"/>
    <w:rsid w:val="00025A7E"/>
    <w:rsid w:val="00025CF2"/>
    <w:rsid w:val="00025DB4"/>
    <w:rsid w:val="00025E1E"/>
    <w:rsid w:val="00026396"/>
    <w:rsid w:val="00026B2D"/>
    <w:rsid w:val="00027384"/>
    <w:rsid w:val="00027700"/>
    <w:rsid w:val="00027D25"/>
    <w:rsid w:val="000302CF"/>
    <w:rsid w:val="00030D44"/>
    <w:rsid w:val="00031500"/>
    <w:rsid w:val="00031743"/>
    <w:rsid w:val="00031765"/>
    <w:rsid w:val="00031936"/>
    <w:rsid w:val="000319AF"/>
    <w:rsid w:val="000319CD"/>
    <w:rsid w:val="00031BB9"/>
    <w:rsid w:val="00032683"/>
    <w:rsid w:val="00032CB9"/>
    <w:rsid w:val="000331DA"/>
    <w:rsid w:val="00033C63"/>
    <w:rsid w:val="000340F2"/>
    <w:rsid w:val="0003464A"/>
    <w:rsid w:val="0003484D"/>
    <w:rsid w:val="000355FB"/>
    <w:rsid w:val="00035705"/>
    <w:rsid w:val="0003618A"/>
    <w:rsid w:val="000361A8"/>
    <w:rsid w:val="00036EF8"/>
    <w:rsid w:val="0003717B"/>
    <w:rsid w:val="00037773"/>
    <w:rsid w:val="0003780C"/>
    <w:rsid w:val="00037D59"/>
    <w:rsid w:val="00037D82"/>
    <w:rsid w:val="00037EB5"/>
    <w:rsid w:val="00040434"/>
    <w:rsid w:val="00040BE4"/>
    <w:rsid w:val="00040CD3"/>
    <w:rsid w:val="00040D84"/>
    <w:rsid w:val="00040F40"/>
    <w:rsid w:val="00040FED"/>
    <w:rsid w:val="00041189"/>
    <w:rsid w:val="00041623"/>
    <w:rsid w:val="00041823"/>
    <w:rsid w:val="00041F0D"/>
    <w:rsid w:val="0004204D"/>
    <w:rsid w:val="00042274"/>
    <w:rsid w:val="0004274F"/>
    <w:rsid w:val="00042D1D"/>
    <w:rsid w:val="00042D5B"/>
    <w:rsid w:val="00042F5C"/>
    <w:rsid w:val="00043A23"/>
    <w:rsid w:val="000448E1"/>
    <w:rsid w:val="000454CA"/>
    <w:rsid w:val="00045631"/>
    <w:rsid w:val="000456D0"/>
    <w:rsid w:val="00045974"/>
    <w:rsid w:val="00046046"/>
    <w:rsid w:val="0004672A"/>
    <w:rsid w:val="00046AFE"/>
    <w:rsid w:val="0004745F"/>
    <w:rsid w:val="000479C0"/>
    <w:rsid w:val="000479DD"/>
    <w:rsid w:val="00047AD5"/>
    <w:rsid w:val="00047E42"/>
    <w:rsid w:val="00047E93"/>
    <w:rsid w:val="0005044D"/>
    <w:rsid w:val="00050499"/>
    <w:rsid w:val="00050B74"/>
    <w:rsid w:val="00050BB5"/>
    <w:rsid w:val="00051AF1"/>
    <w:rsid w:val="00051CA8"/>
    <w:rsid w:val="00051CEE"/>
    <w:rsid w:val="000526CF"/>
    <w:rsid w:val="00052F8E"/>
    <w:rsid w:val="0005323D"/>
    <w:rsid w:val="000533A0"/>
    <w:rsid w:val="0005369C"/>
    <w:rsid w:val="00053BF2"/>
    <w:rsid w:val="00053D7C"/>
    <w:rsid w:val="00053FD1"/>
    <w:rsid w:val="000542A8"/>
    <w:rsid w:val="00054371"/>
    <w:rsid w:val="00054D46"/>
    <w:rsid w:val="00054F88"/>
    <w:rsid w:val="00055C79"/>
    <w:rsid w:val="0005674B"/>
    <w:rsid w:val="000569C4"/>
    <w:rsid w:val="000571FD"/>
    <w:rsid w:val="00057DF6"/>
    <w:rsid w:val="00060111"/>
    <w:rsid w:val="00061822"/>
    <w:rsid w:val="00061C5E"/>
    <w:rsid w:val="00062790"/>
    <w:rsid w:val="00062883"/>
    <w:rsid w:val="000629B2"/>
    <w:rsid w:val="000635AC"/>
    <w:rsid w:val="000638FB"/>
    <w:rsid w:val="000639B9"/>
    <w:rsid w:val="00063CF4"/>
    <w:rsid w:val="0006405E"/>
    <w:rsid w:val="0006550B"/>
    <w:rsid w:val="000656D4"/>
    <w:rsid w:val="00066113"/>
    <w:rsid w:val="00066197"/>
    <w:rsid w:val="00066212"/>
    <w:rsid w:val="0006622E"/>
    <w:rsid w:val="00066251"/>
    <w:rsid w:val="0006696A"/>
    <w:rsid w:val="000669BB"/>
    <w:rsid w:val="00066C52"/>
    <w:rsid w:val="00066D4F"/>
    <w:rsid w:val="00067109"/>
    <w:rsid w:val="0006765B"/>
    <w:rsid w:val="00067E42"/>
    <w:rsid w:val="00070006"/>
    <w:rsid w:val="000703B9"/>
    <w:rsid w:val="0007109C"/>
    <w:rsid w:val="00071290"/>
    <w:rsid w:val="0007139F"/>
    <w:rsid w:val="000713AF"/>
    <w:rsid w:val="00071F33"/>
    <w:rsid w:val="0007209C"/>
    <w:rsid w:val="000725B3"/>
    <w:rsid w:val="00072E83"/>
    <w:rsid w:val="00073602"/>
    <w:rsid w:val="0007388D"/>
    <w:rsid w:val="00074470"/>
    <w:rsid w:val="00074FB3"/>
    <w:rsid w:val="0007535A"/>
    <w:rsid w:val="00075A33"/>
    <w:rsid w:val="00075ACD"/>
    <w:rsid w:val="00075C19"/>
    <w:rsid w:val="00075E4E"/>
    <w:rsid w:val="00075F36"/>
    <w:rsid w:val="00076F8B"/>
    <w:rsid w:val="00077002"/>
    <w:rsid w:val="00077373"/>
    <w:rsid w:val="00077D22"/>
    <w:rsid w:val="00077EB6"/>
    <w:rsid w:val="000804EF"/>
    <w:rsid w:val="000809D0"/>
    <w:rsid w:val="00080AE6"/>
    <w:rsid w:val="0008117C"/>
    <w:rsid w:val="0008150F"/>
    <w:rsid w:val="0008153D"/>
    <w:rsid w:val="00081671"/>
    <w:rsid w:val="00081791"/>
    <w:rsid w:val="0008180C"/>
    <w:rsid w:val="0008188A"/>
    <w:rsid w:val="00081B2B"/>
    <w:rsid w:val="00081B77"/>
    <w:rsid w:val="00082117"/>
    <w:rsid w:val="00082A8C"/>
    <w:rsid w:val="00083408"/>
    <w:rsid w:val="000840AF"/>
    <w:rsid w:val="000842A7"/>
    <w:rsid w:val="000847BD"/>
    <w:rsid w:val="00085365"/>
    <w:rsid w:val="00085CCB"/>
    <w:rsid w:val="000861DF"/>
    <w:rsid w:val="00086A06"/>
    <w:rsid w:val="00086D82"/>
    <w:rsid w:val="00086F19"/>
    <w:rsid w:val="000879CC"/>
    <w:rsid w:val="00087D81"/>
    <w:rsid w:val="00087F4E"/>
    <w:rsid w:val="000904B0"/>
    <w:rsid w:val="00090D3F"/>
    <w:rsid w:val="00090D9A"/>
    <w:rsid w:val="00090FB9"/>
    <w:rsid w:val="0009129A"/>
    <w:rsid w:val="00091398"/>
    <w:rsid w:val="00091C28"/>
    <w:rsid w:val="00091C5B"/>
    <w:rsid w:val="00091D14"/>
    <w:rsid w:val="00092281"/>
    <w:rsid w:val="000925DE"/>
    <w:rsid w:val="000926E6"/>
    <w:rsid w:val="000928FF"/>
    <w:rsid w:val="00093229"/>
    <w:rsid w:val="000940FC"/>
    <w:rsid w:val="00094128"/>
    <w:rsid w:val="000948D0"/>
    <w:rsid w:val="00094BD3"/>
    <w:rsid w:val="00094D3A"/>
    <w:rsid w:val="00094E57"/>
    <w:rsid w:val="000950C2"/>
    <w:rsid w:val="00095767"/>
    <w:rsid w:val="00095C5B"/>
    <w:rsid w:val="000964E3"/>
    <w:rsid w:val="000966B5"/>
    <w:rsid w:val="00096919"/>
    <w:rsid w:val="00097A81"/>
    <w:rsid w:val="000A07CC"/>
    <w:rsid w:val="000A0F5A"/>
    <w:rsid w:val="000A133C"/>
    <w:rsid w:val="000A1CB5"/>
    <w:rsid w:val="000A2E4D"/>
    <w:rsid w:val="000A30C6"/>
    <w:rsid w:val="000A374A"/>
    <w:rsid w:val="000A3977"/>
    <w:rsid w:val="000A3B53"/>
    <w:rsid w:val="000A4845"/>
    <w:rsid w:val="000A4BA9"/>
    <w:rsid w:val="000A5278"/>
    <w:rsid w:val="000A65CA"/>
    <w:rsid w:val="000A672D"/>
    <w:rsid w:val="000A69F2"/>
    <w:rsid w:val="000A6CD5"/>
    <w:rsid w:val="000A713D"/>
    <w:rsid w:val="000A73E3"/>
    <w:rsid w:val="000A790F"/>
    <w:rsid w:val="000A7C60"/>
    <w:rsid w:val="000B0242"/>
    <w:rsid w:val="000B0A84"/>
    <w:rsid w:val="000B0EED"/>
    <w:rsid w:val="000B121D"/>
    <w:rsid w:val="000B15FE"/>
    <w:rsid w:val="000B23F1"/>
    <w:rsid w:val="000B2BDF"/>
    <w:rsid w:val="000B2C29"/>
    <w:rsid w:val="000B310C"/>
    <w:rsid w:val="000B3252"/>
    <w:rsid w:val="000B3906"/>
    <w:rsid w:val="000B3AC3"/>
    <w:rsid w:val="000B3AFF"/>
    <w:rsid w:val="000B44CA"/>
    <w:rsid w:val="000B482A"/>
    <w:rsid w:val="000B5186"/>
    <w:rsid w:val="000B5C94"/>
    <w:rsid w:val="000B605D"/>
    <w:rsid w:val="000B63D6"/>
    <w:rsid w:val="000B680B"/>
    <w:rsid w:val="000B6ADB"/>
    <w:rsid w:val="000B6B66"/>
    <w:rsid w:val="000B6E2B"/>
    <w:rsid w:val="000B7497"/>
    <w:rsid w:val="000B76E5"/>
    <w:rsid w:val="000B7BDF"/>
    <w:rsid w:val="000C0488"/>
    <w:rsid w:val="000C0B93"/>
    <w:rsid w:val="000C0C07"/>
    <w:rsid w:val="000C0E26"/>
    <w:rsid w:val="000C1106"/>
    <w:rsid w:val="000C15CF"/>
    <w:rsid w:val="000C15E7"/>
    <w:rsid w:val="000C161C"/>
    <w:rsid w:val="000C1BE3"/>
    <w:rsid w:val="000C1C91"/>
    <w:rsid w:val="000C211C"/>
    <w:rsid w:val="000C2344"/>
    <w:rsid w:val="000C25C0"/>
    <w:rsid w:val="000C2C36"/>
    <w:rsid w:val="000C2D04"/>
    <w:rsid w:val="000C3F51"/>
    <w:rsid w:val="000C412A"/>
    <w:rsid w:val="000C476D"/>
    <w:rsid w:val="000C515E"/>
    <w:rsid w:val="000C5336"/>
    <w:rsid w:val="000C5462"/>
    <w:rsid w:val="000C5B5B"/>
    <w:rsid w:val="000C5E0A"/>
    <w:rsid w:val="000C5F0B"/>
    <w:rsid w:val="000C6284"/>
    <w:rsid w:val="000C62E2"/>
    <w:rsid w:val="000C6E14"/>
    <w:rsid w:val="000C730E"/>
    <w:rsid w:val="000C7671"/>
    <w:rsid w:val="000C7686"/>
    <w:rsid w:val="000C7A96"/>
    <w:rsid w:val="000C7DF4"/>
    <w:rsid w:val="000C7EF0"/>
    <w:rsid w:val="000D0058"/>
    <w:rsid w:val="000D0264"/>
    <w:rsid w:val="000D05B0"/>
    <w:rsid w:val="000D0854"/>
    <w:rsid w:val="000D0C2E"/>
    <w:rsid w:val="000D1DCD"/>
    <w:rsid w:val="000D1FC3"/>
    <w:rsid w:val="000D22DA"/>
    <w:rsid w:val="000D2DFA"/>
    <w:rsid w:val="000D3444"/>
    <w:rsid w:val="000D3B1E"/>
    <w:rsid w:val="000D3FB0"/>
    <w:rsid w:val="000D452B"/>
    <w:rsid w:val="000D4740"/>
    <w:rsid w:val="000D4834"/>
    <w:rsid w:val="000D4AB0"/>
    <w:rsid w:val="000D4BB6"/>
    <w:rsid w:val="000D5326"/>
    <w:rsid w:val="000D5874"/>
    <w:rsid w:val="000D5F72"/>
    <w:rsid w:val="000D60FE"/>
    <w:rsid w:val="000D62E7"/>
    <w:rsid w:val="000D63C0"/>
    <w:rsid w:val="000D64AC"/>
    <w:rsid w:val="000D6D6F"/>
    <w:rsid w:val="000D6EE5"/>
    <w:rsid w:val="000E01CA"/>
    <w:rsid w:val="000E033F"/>
    <w:rsid w:val="000E0702"/>
    <w:rsid w:val="000E0D7C"/>
    <w:rsid w:val="000E1468"/>
    <w:rsid w:val="000E1762"/>
    <w:rsid w:val="000E1B86"/>
    <w:rsid w:val="000E1C19"/>
    <w:rsid w:val="000E1CDD"/>
    <w:rsid w:val="000E23BC"/>
    <w:rsid w:val="000E2707"/>
    <w:rsid w:val="000E2A17"/>
    <w:rsid w:val="000E2C54"/>
    <w:rsid w:val="000E2D8D"/>
    <w:rsid w:val="000E3930"/>
    <w:rsid w:val="000E3ADA"/>
    <w:rsid w:val="000E3F3A"/>
    <w:rsid w:val="000E44E5"/>
    <w:rsid w:val="000E494F"/>
    <w:rsid w:val="000E49AA"/>
    <w:rsid w:val="000E5047"/>
    <w:rsid w:val="000E5085"/>
    <w:rsid w:val="000E5195"/>
    <w:rsid w:val="000E5D9C"/>
    <w:rsid w:val="000E5ED4"/>
    <w:rsid w:val="000E62D8"/>
    <w:rsid w:val="000E64A8"/>
    <w:rsid w:val="000E6F00"/>
    <w:rsid w:val="000E7226"/>
    <w:rsid w:val="000E72EE"/>
    <w:rsid w:val="000E72FD"/>
    <w:rsid w:val="000E73E0"/>
    <w:rsid w:val="000E7766"/>
    <w:rsid w:val="000E7C95"/>
    <w:rsid w:val="000E7D37"/>
    <w:rsid w:val="000F00B4"/>
    <w:rsid w:val="000F03D9"/>
    <w:rsid w:val="000F08DE"/>
    <w:rsid w:val="000F0DF7"/>
    <w:rsid w:val="000F1406"/>
    <w:rsid w:val="000F15A8"/>
    <w:rsid w:val="000F1F6F"/>
    <w:rsid w:val="000F20AE"/>
    <w:rsid w:val="000F20FC"/>
    <w:rsid w:val="000F2570"/>
    <w:rsid w:val="000F2E64"/>
    <w:rsid w:val="000F3124"/>
    <w:rsid w:val="000F3AD8"/>
    <w:rsid w:val="000F3C16"/>
    <w:rsid w:val="000F3DF0"/>
    <w:rsid w:val="000F3F0A"/>
    <w:rsid w:val="000F411C"/>
    <w:rsid w:val="000F4375"/>
    <w:rsid w:val="000F4514"/>
    <w:rsid w:val="000F46C1"/>
    <w:rsid w:val="000F488D"/>
    <w:rsid w:val="000F4B5C"/>
    <w:rsid w:val="000F51A7"/>
    <w:rsid w:val="000F5ACE"/>
    <w:rsid w:val="000F5E55"/>
    <w:rsid w:val="000F6BB7"/>
    <w:rsid w:val="000F6D91"/>
    <w:rsid w:val="000F73A1"/>
    <w:rsid w:val="000F73EB"/>
    <w:rsid w:val="000F761E"/>
    <w:rsid w:val="000F7C42"/>
    <w:rsid w:val="0010001E"/>
    <w:rsid w:val="0010028B"/>
    <w:rsid w:val="0010051A"/>
    <w:rsid w:val="00101441"/>
    <w:rsid w:val="00101484"/>
    <w:rsid w:val="00101997"/>
    <w:rsid w:val="00101C16"/>
    <w:rsid w:val="00101C77"/>
    <w:rsid w:val="001028B9"/>
    <w:rsid w:val="00102A4D"/>
    <w:rsid w:val="00103300"/>
    <w:rsid w:val="00103569"/>
    <w:rsid w:val="0010418E"/>
    <w:rsid w:val="001046DF"/>
    <w:rsid w:val="00104931"/>
    <w:rsid w:val="00104F7C"/>
    <w:rsid w:val="00105CF1"/>
    <w:rsid w:val="00105F09"/>
    <w:rsid w:val="00106431"/>
    <w:rsid w:val="00106587"/>
    <w:rsid w:val="0010701A"/>
    <w:rsid w:val="0010704F"/>
    <w:rsid w:val="001070B7"/>
    <w:rsid w:val="001074E6"/>
    <w:rsid w:val="001079D9"/>
    <w:rsid w:val="00107B97"/>
    <w:rsid w:val="00107BC0"/>
    <w:rsid w:val="00110AAA"/>
    <w:rsid w:val="00110D75"/>
    <w:rsid w:val="0011132E"/>
    <w:rsid w:val="001114DD"/>
    <w:rsid w:val="00111CC3"/>
    <w:rsid w:val="00111DF9"/>
    <w:rsid w:val="00111FF2"/>
    <w:rsid w:val="00112296"/>
    <w:rsid w:val="00112A70"/>
    <w:rsid w:val="00112DDB"/>
    <w:rsid w:val="0011321D"/>
    <w:rsid w:val="00113F61"/>
    <w:rsid w:val="00114082"/>
    <w:rsid w:val="0011425F"/>
    <w:rsid w:val="00114969"/>
    <w:rsid w:val="0011553B"/>
    <w:rsid w:val="00115971"/>
    <w:rsid w:val="00115B5C"/>
    <w:rsid w:val="00115E61"/>
    <w:rsid w:val="00116370"/>
    <w:rsid w:val="00116971"/>
    <w:rsid w:val="00117114"/>
    <w:rsid w:val="00117179"/>
    <w:rsid w:val="001172A8"/>
    <w:rsid w:val="00117DAD"/>
    <w:rsid w:val="00120287"/>
    <w:rsid w:val="0012033F"/>
    <w:rsid w:val="00120885"/>
    <w:rsid w:val="0012102E"/>
    <w:rsid w:val="0012138F"/>
    <w:rsid w:val="00121502"/>
    <w:rsid w:val="00121A49"/>
    <w:rsid w:val="00121A8C"/>
    <w:rsid w:val="00122702"/>
    <w:rsid w:val="00122ACE"/>
    <w:rsid w:val="00122CFE"/>
    <w:rsid w:val="00123D6D"/>
    <w:rsid w:val="00123E8B"/>
    <w:rsid w:val="0012400D"/>
    <w:rsid w:val="00124160"/>
    <w:rsid w:val="001242E6"/>
    <w:rsid w:val="00124A64"/>
    <w:rsid w:val="00124CF9"/>
    <w:rsid w:val="00125900"/>
    <w:rsid w:val="00125D04"/>
    <w:rsid w:val="00125FF2"/>
    <w:rsid w:val="00126040"/>
    <w:rsid w:val="001265A2"/>
    <w:rsid w:val="00126D27"/>
    <w:rsid w:val="001271BD"/>
    <w:rsid w:val="00127A22"/>
    <w:rsid w:val="00127B5C"/>
    <w:rsid w:val="00130066"/>
    <w:rsid w:val="0013019E"/>
    <w:rsid w:val="0013043A"/>
    <w:rsid w:val="001304A1"/>
    <w:rsid w:val="00130C5C"/>
    <w:rsid w:val="00130C91"/>
    <w:rsid w:val="00130F4C"/>
    <w:rsid w:val="00131625"/>
    <w:rsid w:val="00131743"/>
    <w:rsid w:val="0013174D"/>
    <w:rsid w:val="00132E36"/>
    <w:rsid w:val="0013327F"/>
    <w:rsid w:val="0013365C"/>
    <w:rsid w:val="00133757"/>
    <w:rsid w:val="001338A5"/>
    <w:rsid w:val="00133DAA"/>
    <w:rsid w:val="00133E52"/>
    <w:rsid w:val="001344FE"/>
    <w:rsid w:val="00134788"/>
    <w:rsid w:val="00134A66"/>
    <w:rsid w:val="001351D8"/>
    <w:rsid w:val="001352CE"/>
    <w:rsid w:val="00135491"/>
    <w:rsid w:val="00135531"/>
    <w:rsid w:val="001359F5"/>
    <w:rsid w:val="00135CB4"/>
    <w:rsid w:val="001363F6"/>
    <w:rsid w:val="0013664E"/>
    <w:rsid w:val="00136834"/>
    <w:rsid w:val="00136B0F"/>
    <w:rsid w:val="00136FC3"/>
    <w:rsid w:val="001378FC"/>
    <w:rsid w:val="00137A12"/>
    <w:rsid w:val="00137D9E"/>
    <w:rsid w:val="0014019B"/>
    <w:rsid w:val="0014066E"/>
    <w:rsid w:val="001408EA"/>
    <w:rsid w:val="00140BE3"/>
    <w:rsid w:val="00141344"/>
    <w:rsid w:val="001416A0"/>
    <w:rsid w:val="00141A6D"/>
    <w:rsid w:val="001421F4"/>
    <w:rsid w:val="0014275E"/>
    <w:rsid w:val="00142913"/>
    <w:rsid w:val="00142B54"/>
    <w:rsid w:val="00143376"/>
    <w:rsid w:val="00144760"/>
    <w:rsid w:val="00144BCB"/>
    <w:rsid w:val="00144D47"/>
    <w:rsid w:val="001454B2"/>
    <w:rsid w:val="00145F69"/>
    <w:rsid w:val="0014681B"/>
    <w:rsid w:val="001468BA"/>
    <w:rsid w:val="0014726D"/>
    <w:rsid w:val="00147390"/>
    <w:rsid w:val="00150193"/>
    <w:rsid w:val="001503AF"/>
    <w:rsid w:val="001506C2"/>
    <w:rsid w:val="00150B23"/>
    <w:rsid w:val="00151134"/>
    <w:rsid w:val="001515BF"/>
    <w:rsid w:val="0015164E"/>
    <w:rsid w:val="00151F05"/>
    <w:rsid w:val="0015291F"/>
    <w:rsid w:val="00153112"/>
    <w:rsid w:val="001538A8"/>
    <w:rsid w:val="001540E6"/>
    <w:rsid w:val="0015498C"/>
    <w:rsid w:val="00154D99"/>
    <w:rsid w:val="00154E3A"/>
    <w:rsid w:val="00154F23"/>
    <w:rsid w:val="00154FED"/>
    <w:rsid w:val="00155A37"/>
    <w:rsid w:val="00155DF7"/>
    <w:rsid w:val="00155EEC"/>
    <w:rsid w:val="001560BC"/>
    <w:rsid w:val="00156128"/>
    <w:rsid w:val="0015613F"/>
    <w:rsid w:val="001566A7"/>
    <w:rsid w:val="001567B4"/>
    <w:rsid w:val="00156DD6"/>
    <w:rsid w:val="00157EC7"/>
    <w:rsid w:val="00160AA0"/>
    <w:rsid w:val="00160CB7"/>
    <w:rsid w:val="00161520"/>
    <w:rsid w:val="00161B9A"/>
    <w:rsid w:val="00161DAA"/>
    <w:rsid w:val="00162431"/>
    <w:rsid w:val="001627B2"/>
    <w:rsid w:val="00162C5B"/>
    <w:rsid w:val="00162CCB"/>
    <w:rsid w:val="0016321D"/>
    <w:rsid w:val="001634C0"/>
    <w:rsid w:val="00163685"/>
    <w:rsid w:val="00163732"/>
    <w:rsid w:val="00163901"/>
    <w:rsid w:val="0016394C"/>
    <w:rsid w:val="00163A51"/>
    <w:rsid w:val="00163D23"/>
    <w:rsid w:val="00163E9E"/>
    <w:rsid w:val="001652A2"/>
    <w:rsid w:val="00165D05"/>
    <w:rsid w:val="00165F4F"/>
    <w:rsid w:val="00166293"/>
    <w:rsid w:val="00166912"/>
    <w:rsid w:val="00166C0B"/>
    <w:rsid w:val="00167D6C"/>
    <w:rsid w:val="00167DA0"/>
    <w:rsid w:val="00167DC6"/>
    <w:rsid w:val="00167F6F"/>
    <w:rsid w:val="00170572"/>
    <w:rsid w:val="00170638"/>
    <w:rsid w:val="00170C84"/>
    <w:rsid w:val="00170E5B"/>
    <w:rsid w:val="0017114B"/>
    <w:rsid w:val="00171C70"/>
    <w:rsid w:val="001723F3"/>
    <w:rsid w:val="00172BA5"/>
    <w:rsid w:val="00172E0C"/>
    <w:rsid w:val="001733FC"/>
    <w:rsid w:val="001736D9"/>
    <w:rsid w:val="00174416"/>
    <w:rsid w:val="00174835"/>
    <w:rsid w:val="00174974"/>
    <w:rsid w:val="0017649F"/>
    <w:rsid w:val="00176A36"/>
    <w:rsid w:val="0017709D"/>
    <w:rsid w:val="001773C0"/>
    <w:rsid w:val="001776B9"/>
    <w:rsid w:val="00177D76"/>
    <w:rsid w:val="0018027E"/>
    <w:rsid w:val="0018062B"/>
    <w:rsid w:val="00180A48"/>
    <w:rsid w:val="00180D1C"/>
    <w:rsid w:val="00180DE8"/>
    <w:rsid w:val="00181CFF"/>
    <w:rsid w:val="00182392"/>
    <w:rsid w:val="001827FE"/>
    <w:rsid w:val="00182B05"/>
    <w:rsid w:val="00182E67"/>
    <w:rsid w:val="0018313B"/>
    <w:rsid w:val="001834EF"/>
    <w:rsid w:val="0018358D"/>
    <w:rsid w:val="0018476A"/>
    <w:rsid w:val="001852E3"/>
    <w:rsid w:val="00185473"/>
    <w:rsid w:val="0018585D"/>
    <w:rsid w:val="00185F7D"/>
    <w:rsid w:val="00186923"/>
    <w:rsid w:val="00186FFC"/>
    <w:rsid w:val="00187CEB"/>
    <w:rsid w:val="00187DD2"/>
    <w:rsid w:val="00187F1C"/>
    <w:rsid w:val="001905B9"/>
    <w:rsid w:val="001908E3"/>
    <w:rsid w:val="001910D5"/>
    <w:rsid w:val="00191872"/>
    <w:rsid w:val="00191CA2"/>
    <w:rsid w:val="00191F32"/>
    <w:rsid w:val="00191F4B"/>
    <w:rsid w:val="00192172"/>
    <w:rsid w:val="00192B59"/>
    <w:rsid w:val="00193079"/>
    <w:rsid w:val="0019307E"/>
    <w:rsid w:val="00193611"/>
    <w:rsid w:val="0019364C"/>
    <w:rsid w:val="00193984"/>
    <w:rsid w:val="00194875"/>
    <w:rsid w:val="00194AB0"/>
    <w:rsid w:val="00194D3A"/>
    <w:rsid w:val="001958F7"/>
    <w:rsid w:val="00195B57"/>
    <w:rsid w:val="001962CC"/>
    <w:rsid w:val="00196381"/>
    <w:rsid w:val="001964C9"/>
    <w:rsid w:val="00197179"/>
    <w:rsid w:val="001A00D9"/>
    <w:rsid w:val="001A046B"/>
    <w:rsid w:val="001A0696"/>
    <w:rsid w:val="001A0745"/>
    <w:rsid w:val="001A1AD6"/>
    <w:rsid w:val="001A2252"/>
    <w:rsid w:val="001A2D4C"/>
    <w:rsid w:val="001A2DEB"/>
    <w:rsid w:val="001A3143"/>
    <w:rsid w:val="001A3B04"/>
    <w:rsid w:val="001A43AF"/>
    <w:rsid w:val="001A492B"/>
    <w:rsid w:val="001A5352"/>
    <w:rsid w:val="001A6054"/>
    <w:rsid w:val="001A6581"/>
    <w:rsid w:val="001A65A2"/>
    <w:rsid w:val="001A6A22"/>
    <w:rsid w:val="001A6BDA"/>
    <w:rsid w:val="001A7066"/>
    <w:rsid w:val="001A78FD"/>
    <w:rsid w:val="001A79FF"/>
    <w:rsid w:val="001A7AC0"/>
    <w:rsid w:val="001A7C36"/>
    <w:rsid w:val="001A7F43"/>
    <w:rsid w:val="001B0260"/>
    <w:rsid w:val="001B0916"/>
    <w:rsid w:val="001B09B1"/>
    <w:rsid w:val="001B0C88"/>
    <w:rsid w:val="001B0F57"/>
    <w:rsid w:val="001B151C"/>
    <w:rsid w:val="001B2174"/>
    <w:rsid w:val="001B2274"/>
    <w:rsid w:val="001B25F4"/>
    <w:rsid w:val="001B2936"/>
    <w:rsid w:val="001B2ACF"/>
    <w:rsid w:val="001B32E5"/>
    <w:rsid w:val="001B34D6"/>
    <w:rsid w:val="001B3916"/>
    <w:rsid w:val="001B3BE9"/>
    <w:rsid w:val="001B3CE1"/>
    <w:rsid w:val="001B424E"/>
    <w:rsid w:val="001B4580"/>
    <w:rsid w:val="001B4829"/>
    <w:rsid w:val="001B4A27"/>
    <w:rsid w:val="001B4DCC"/>
    <w:rsid w:val="001B4EA4"/>
    <w:rsid w:val="001B56FA"/>
    <w:rsid w:val="001B5F95"/>
    <w:rsid w:val="001B6832"/>
    <w:rsid w:val="001B6E00"/>
    <w:rsid w:val="001B6E90"/>
    <w:rsid w:val="001B6F34"/>
    <w:rsid w:val="001B72D5"/>
    <w:rsid w:val="001B79FC"/>
    <w:rsid w:val="001B7BB4"/>
    <w:rsid w:val="001B7C2F"/>
    <w:rsid w:val="001C0945"/>
    <w:rsid w:val="001C0C45"/>
    <w:rsid w:val="001C0F4A"/>
    <w:rsid w:val="001C1059"/>
    <w:rsid w:val="001C1F56"/>
    <w:rsid w:val="001C220C"/>
    <w:rsid w:val="001C287D"/>
    <w:rsid w:val="001C3966"/>
    <w:rsid w:val="001C3B2D"/>
    <w:rsid w:val="001C4077"/>
    <w:rsid w:val="001C41CF"/>
    <w:rsid w:val="001C4294"/>
    <w:rsid w:val="001C42C3"/>
    <w:rsid w:val="001C465C"/>
    <w:rsid w:val="001C4ABE"/>
    <w:rsid w:val="001C4EC8"/>
    <w:rsid w:val="001C53C2"/>
    <w:rsid w:val="001C5DAA"/>
    <w:rsid w:val="001C5ECF"/>
    <w:rsid w:val="001C6177"/>
    <w:rsid w:val="001C6577"/>
    <w:rsid w:val="001C6714"/>
    <w:rsid w:val="001C6C31"/>
    <w:rsid w:val="001C72EA"/>
    <w:rsid w:val="001C76DD"/>
    <w:rsid w:val="001C780A"/>
    <w:rsid w:val="001D0023"/>
    <w:rsid w:val="001D0775"/>
    <w:rsid w:val="001D1421"/>
    <w:rsid w:val="001D16CC"/>
    <w:rsid w:val="001D1D96"/>
    <w:rsid w:val="001D1DD5"/>
    <w:rsid w:val="001D2011"/>
    <w:rsid w:val="001D3CB1"/>
    <w:rsid w:val="001D4082"/>
    <w:rsid w:val="001D4BD8"/>
    <w:rsid w:val="001D4EBC"/>
    <w:rsid w:val="001D4F1F"/>
    <w:rsid w:val="001D5923"/>
    <w:rsid w:val="001D59A7"/>
    <w:rsid w:val="001D5CCF"/>
    <w:rsid w:val="001D68AE"/>
    <w:rsid w:val="001D6BE0"/>
    <w:rsid w:val="001D7583"/>
    <w:rsid w:val="001D790B"/>
    <w:rsid w:val="001D7CF5"/>
    <w:rsid w:val="001D7CF8"/>
    <w:rsid w:val="001E073A"/>
    <w:rsid w:val="001E15F4"/>
    <w:rsid w:val="001E1644"/>
    <w:rsid w:val="001E1E34"/>
    <w:rsid w:val="001E1E5A"/>
    <w:rsid w:val="001E2444"/>
    <w:rsid w:val="001E25B3"/>
    <w:rsid w:val="001E2612"/>
    <w:rsid w:val="001E2838"/>
    <w:rsid w:val="001E2D08"/>
    <w:rsid w:val="001E3195"/>
    <w:rsid w:val="001E3795"/>
    <w:rsid w:val="001E396D"/>
    <w:rsid w:val="001E3C7B"/>
    <w:rsid w:val="001E40D8"/>
    <w:rsid w:val="001E4BF4"/>
    <w:rsid w:val="001E4D17"/>
    <w:rsid w:val="001E4DB8"/>
    <w:rsid w:val="001E4DBB"/>
    <w:rsid w:val="001E4F86"/>
    <w:rsid w:val="001E5096"/>
    <w:rsid w:val="001E5614"/>
    <w:rsid w:val="001E5C87"/>
    <w:rsid w:val="001E5DEB"/>
    <w:rsid w:val="001E626F"/>
    <w:rsid w:val="001E6973"/>
    <w:rsid w:val="001E6A3F"/>
    <w:rsid w:val="001E6D1D"/>
    <w:rsid w:val="001E6F50"/>
    <w:rsid w:val="001E6FFF"/>
    <w:rsid w:val="001E74FA"/>
    <w:rsid w:val="001E78F0"/>
    <w:rsid w:val="001E7B71"/>
    <w:rsid w:val="001F032F"/>
    <w:rsid w:val="001F0B06"/>
    <w:rsid w:val="001F0C78"/>
    <w:rsid w:val="001F1082"/>
    <w:rsid w:val="001F1321"/>
    <w:rsid w:val="001F262D"/>
    <w:rsid w:val="001F2ACB"/>
    <w:rsid w:val="001F34B8"/>
    <w:rsid w:val="001F3584"/>
    <w:rsid w:val="001F3EF0"/>
    <w:rsid w:val="001F3F3E"/>
    <w:rsid w:val="001F3F76"/>
    <w:rsid w:val="001F41C1"/>
    <w:rsid w:val="001F49C8"/>
    <w:rsid w:val="001F51FD"/>
    <w:rsid w:val="001F5858"/>
    <w:rsid w:val="001F597C"/>
    <w:rsid w:val="001F5996"/>
    <w:rsid w:val="001F5B8D"/>
    <w:rsid w:val="001F5F49"/>
    <w:rsid w:val="001F5FAE"/>
    <w:rsid w:val="001F6C7F"/>
    <w:rsid w:val="001F7175"/>
    <w:rsid w:val="001F7188"/>
    <w:rsid w:val="00200504"/>
    <w:rsid w:val="002007EB"/>
    <w:rsid w:val="00200840"/>
    <w:rsid w:val="00200BFD"/>
    <w:rsid w:val="00200F6E"/>
    <w:rsid w:val="002015E0"/>
    <w:rsid w:val="00202F14"/>
    <w:rsid w:val="00203303"/>
    <w:rsid w:val="00203D53"/>
    <w:rsid w:val="002045CA"/>
    <w:rsid w:val="0020460F"/>
    <w:rsid w:val="00204CC9"/>
    <w:rsid w:val="00204D3A"/>
    <w:rsid w:val="002060F5"/>
    <w:rsid w:val="002065A5"/>
    <w:rsid w:val="00206E90"/>
    <w:rsid w:val="002071FB"/>
    <w:rsid w:val="00207450"/>
    <w:rsid w:val="002102E6"/>
    <w:rsid w:val="0021105C"/>
    <w:rsid w:val="002114B4"/>
    <w:rsid w:val="00211E6C"/>
    <w:rsid w:val="00212887"/>
    <w:rsid w:val="00212D63"/>
    <w:rsid w:val="0021396C"/>
    <w:rsid w:val="002140E0"/>
    <w:rsid w:val="0021444E"/>
    <w:rsid w:val="00214553"/>
    <w:rsid w:val="00214601"/>
    <w:rsid w:val="00214C28"/>
    <w:rsid w:val="0021550B"/>
    <w:rsid w:val="00215731"/>
    <w:rsid w:val="002157FC"/>
    <w:rsid w:val="00215A59"/>
    <w:rsid w:val="00215BAD"/>
    <w:rsid w:val="00215D9B"/>
    <w:rsid w:val="0021605A"/>
    <w:rsid w:val="0021658B"/>
    <w:rsid w:val="00216710"/>
    <w:rsid w:val="002167F2"/>
    <w:rsid w:val="00216AD2"/>
    <w:rsid w:val="00216FEB"/>
    <w:rsid w:val="002177C1"/>
    <w:rsid w:val="00217804"/>
    <w:rsid w:val="00217A04"/>
    <w:rsid w:val="00217DDB"/>
    <w:rsid w:val="00217DF6"/>
    <w:rsid w:val="00217FEA"/>
    <w:rsid w:val="002205E2"/>
    <w:rsid w:val="00220C7B"/>
    <w:rsid w:val="00220DC4"/>
    <w:rsid w:val="00220E1C"/>
    <w:rsid w:val="00220EA3"/>
    <w:rsid w:val="00221711"/>
    <w:rsid w:val="00222660"/>
    <w:rsid w:val="00222BFC"/>
    <w:rsid w:val="00222F59"/>
    <w:rsid w:val="002237EB"/>
    <w:rsid w:val="0022398A"/>
    <w:rsid w:val="00223CD4"/>
    <w:rsid w:val="00224BB8"/>
    <w:rsid w:val="00225377"/>
    <w:rsid w:val="00225BA7"/>
    <w:rsid w:val="00225C6F"/>
    <w:rsid w:val="00226499"/>
    <w:rsid w:val="0022704D"/>
    <w:rsid w:val="00227656"/>
    <w:rsid w:val="00227772"/>
    <w:rsid w:val="00227EF9"/>
    <w:rsid w:val="00230DE9"/>
    <w:rsid w:val="00230DFF"/>
    <w:rsid w:val="00230EFA"/>
    <w:rsid w:val="00232357"/>
    <w:rsid w:val="00232627"/>
    <w:rsid w:val="002326B6"/>
    <w:rsid w:val="002326CF"/>
    <w:rsid w:val="002329F5"/>
    <w:rsid w:val="00232B5E"/>
    <w:rsid w:val="00232D91"/>
    <w:rsid w:val="00233863"/>
    <w:rsid w:val="00233ADC"/>
    <w:rsid w:val="00233B71"/>
    <w:rsid w:val="0023477D"/>
    <w:rsid w:val="0023508C"/>
    <w:rsid w:val="002351E4"/>
    <w:rsid w:val="002352D5"/>
    <w:rsid w:val="00235557"/>
    <w:rsid w:val="00236FE3"/>
    <w:rsid w:val="0023728D"/>
    <w:rsid w:val="00237FEB"/>
    <w:rsid w:val="002403D7"/>
    <w:rsid w:val="00240DC9"/>
    <w:rsid w:val="0024108D"/>
    <w:rsid w:val="002419E5"/>
    <w:rsid w:val="00241C33"/>
    <w:rsid w:val="00241CE4"/>
    <w:rsid w:val="00242512"/>
    <w:rsid w:val="00242FA6"/>
    <w:rsid w:val="0024339E"/>
    <w:rsid w:val="00243C09"/>
    <w:rsid w:val="00243F62"/>
    <w:rsid w:val="00243F6A"/>
    <w:rsid w:val="00243FAD"/>
    <w:rsid w:val="00244873"/>
    <w:rsid w:val="00244A0D"/>
    <w:rsid w:val="00244C02"/>
    <w:rsid w:val="00244EC5"/>
    <w:rsid w:val="00244F69"/>
    <w:rsid w:val="00244F78"/>
    <w:rsid w:val="0024550D"/>
    <w:rsid w:val="0024572D"/>
    <w:rsid w:val="00245740"/>
    <w:rsid w:val="002459A3"/>
    <w:rsid w:val="00245DDA"/>
    <w:rsid w:val="0024623A"/>
    <w:rsid w:val="00246244"/>
    <w:rsid w:val="00246577"/>
    <w:rsid w:val="00246E18"/>
    <w:rsid w:val="002477F4"/>
    <w:rsid w:val="002479BF"/>
    <w:rsid w:val="002479E7"/>
    <w:rsid w:val="00247A7C"/>
    <w:rsid w:val="00247BE0"/>
    <w:rsid w:val="00247CFA"/>
    <w:rsid w:val="00247EE5"/>
    <w:rsid w:val="0025070F"/>
    <w:rsid w:val="002507CA"/>
    <w:rsid w:val="0025162C"/>
    <w:rsid w:val="002519FB"/>
    <w:rsid w:val="00252112"/>
    <w:rsid w:val="002524F6"/>
    <w:rsid w:val="00252598"/>
    <w:rsid w:val="00252810"/>
    <w:rsid w:val="002528BD"/>
    <w:rsid w:val="00252E7C"/>
    <w:rsid w:val="0025321F"/>
    <w:rsid w:val="00253411"/>
    <w:rsid w:val="00253678"/>
    <w:rsid w:val="00253750"/>
    <w:rsid w:val="00253B87"/>
    <w:rsid w:val="00253F70"/>
    <w:rsid w:val="00253FAF"/>
    <w:rsid w:val="00254106"/>
    <w:rsid w:val="00254622"/>
    <w:rsid w:val="002549DC"/>
    <w:rsid w:val="00254A22"/>
    <w:rsid w:val="00254C23"/>
    <w:rsid w:val="00254C53"/>
    <w:rsid w:val="00254D1F"/>
    <w:rsid w:val="00254D41"/>
    <w:rsid w:val="00255336"/>
    <w:rsid w:val="0025535A"/>
    <w:rsid w:val="00255CC0"/>
    <w:rsid w:val="00255FE7"/>
    <w:rsid w:val="00257253"/>
    <w:rsid w:val="00257776"/>
    <w:rsid w:val="00257B4F"/>
    <w:rsid w:val="002601CD"/>
    <w:rsid w:val="00260504"/>
    <w:rsid w:val="00260768"/>
    <w:rsid w:val="002613FC"/>
    <w:rsid w:val="00261438"/>
    <w:rsid w:val="002616A6"/>
    <w:rsid w:val="00261DDD"/>
    <w:rsid w:val="00261EFE"/>
    <w:rsid w:val="00262240"/>
    <w:rsid w:val="002626E8"/>
    <w:rsid w:val="00262D5E"/>
    <w:rsid w:val="00262E2F"/>
    <w:rsid w:val="00262EC7"/>
    <w:rsid w:val="0026334C"/>
    <w:rsid w:val="002635AA"/>
    <w:rsid w:val="002643C5"/>
    <w:rsid w:val="00264489"/>
    <w:rsid w:val="002644E6"/>
    <w:rsid w:val="002648DA"/>
    <w:rsid w:val="002651AE"/>
    <w:rsid w:val="00265952"/>
    <w:rsid w:val="00265CBF"/>
    <w:rsid w:val="0026604D"/>
    <w:rsid w:val="00266084"/>
    <w:rsid w:val="002674E8"/>
    <w:rsid w:val="0026760B"/>
    <w:rsid w:val="00267ACE"/>
    <w:rsid w:val="00267EE4"/>
    <w:rsid w:val="002702EE"/>
    <w:rsid w:val="002704B9"/>
    <w:rsid w:val="00271081"/>
    <w:rsid w:val="00271254"/>
    <w:rsid w:val="00271308"/>
    <w:rsid w:val="00271337"/>
    <w:rsid w:val="0027162B"/>
    <w:rsid w:val="00271CFD"/>
    <w:rsid w:val="00272676"/>
    <w:rsid w:val="00272A73"/>
    <w:rsid w:val="00272B07"/>
    <w:rsid w:val="0027346D"/>
    <w:rsid w:val="00273807"/>
    <w:rsid w:val="00273F11"/>
    <w:rsid w:val="00274935"/>
    <w:rsid w:val="00274C29"/>
    <w:rsid w:val="00275862"/>
    <w:rsid w:val="002763CA"/>
    <w:rsid w:val="00276C80"/>
    <w:rsid w:val="00276D71"/>
    <w:rsid w:val="0027750D"/>
    <w:rsid w:val="00277CD5"/>
    <w:rsid w:val="00277D29"/>
    <w:rsid w:val="00280438"/>
    <w:rsid w:val="002804A8"/>
    <w:rsid w:val="0028058F"/>
    <w:rsid w:val="00280A16"/>
    <w:rsid w:val="00280CB3"/>
    <w:rsid w:val="00281149"/>
    <w:rsid w:val="0028167C"/>
    <w:rsid w:val="00281BED"/>
    <w:rsid w:val="00282773"/>
    <w:rsid w:val="00283286"/>
    <w:rsid w:val="00283B39"/>
    <w:rsid w:val="00283D9A"/>
    <w:rsid w:val="002840B0"/>
    <w:rsid w:val="00284F6A"/>
    <w:rsid w:val="00285458"/>
    <w:rsid w:val="00285979"/>
    <w:rsid w:val="00285B0A"/>
    <w:rsid w:val="00285E26"/>
    <w:rsid w:val="00285F49"/>
    <w:rsid w:val="0028620B"/>
    <w:rsid w:val="00286410"/>
    <w:rsid w:val="00286730"/>
    <w:rsid w:val="0028682A"/>
    <w:rsid w:val="002868D4"/>
    <w:rsid w:val="00287201"/>
    <w:rsid w:val="0028750D"/>
    <w:rsid w:val="00287584"/>
    <w:rsid w:val="00287B9A"/>
    <w:rsid w:val="00290A60"/>
    <w:rsid w:val="00290C62"/>
    <w:rsid w:val="00290ECA"/>
    <w:rsid w:val="00291650"/>
    <w:rsid w:val="002916FE"/>
    <w:rsid w:val="002917AA"/>
    <w:rsid w:val="00291D68"/>
    <w:rsid w:val="0029207E"/>
    <w:rsid w:val="00292E40"/>
    <w:rsid w:val="00293006"/>
    <w:rsid w:val="00293203"/>
    <w:rsid w:val="00293590"/>
    <w:rsid w:val="0029380D"/>
    <w:rsid w:val="00293CC4"/>
    <w:rsid w:val="00293CC8"/>
    <w:rsid w:val="002941A9"/>
    <w:rsid w:val="00294492"/>
    <w:rsid w:val="002949C1"/>
    <w:rsid w:val="002954E0"/>
    <w:rsid w:val="00295957"/>
    <w:rsid w:val="00295CC6"/>
    <w:rsid w:val="002968AB"/>
    <w:rsid w:val="00297805"/>
    <w:rsid w:val="00297AF0"/>
    <w:rsid w:val="002A12F0"/>
    <w:rsid w:val="002A191C"/>
    <w:rsid w:val="002A1B29"/>
    <w:rsid w:val="002A1BC1"/>
    <w:rsid w:val="002A1D33"/>
    <w:rsid w:val="002A2133"/>
    <w:rsid w:val="002A25C1"/>
    <w:rsid w:val="002A3351"/>
    <w:rsid w:val="002A3543"/>
    <w:rsid w:val="002A3645"/>
    <w:rsid w:val="002A366B"/>
    <w:rsid w:val="002A366F"/>
    <w:rsid w:val="002A3CBC"/>
    <w:rsid w:val="002A3F0E"/>
    <w:rsid w:val="002A4080"/>
    <w:rsid w:val="002A4318"/>
    <w:rsid w:val="002A455C"/>
    <w:rsid w:val="002A480E"/>
    <w:rsid w:val="002A4BBF"/>
    <w:rsid w:val="002A5454"/>
    <w:rsid w:val="002A60BF"/>
    <w:rsid w:val="002A6957"/>
    <w:rsid w:val="002A6B7A"/>
    <w:rsid w:val="002A6ED5"/>
    <w:rsid w:val="002A6F4A"/>
    <w:rsid w:val="002A783B"/>
    <w:rsid w:val="002A7B84"/>
    <w:rsid w:val="002A7BEB"/>
    <w:rsid w:val="002A7FA9"/>
    <w:rsid w:val="002B0FEF"/>
    <w:rsid w:val="002B1566"/>
    <w:rsid w:val="002B20CF"/>
    <w:rsid w:val="002B21CB"/>
    <w:rsid w:val="002B250D"/>
    <w:rsid w:val="002B267A"/>
    <w:rsid w:val="002B269A"/>
    <w:rsid w:val="002B289B"/>
    <w:rsid w:val="002B2C34"/>
    <w:rsid w:val="002B3054"/>
    <w:rsid w:val="002B34BE"/>
    <w:rsid w:val="002B3790"/>
    <w:rsid w:val="002B3809"/>
    <w:rsid w:val="002B41AB"/>
    <w:rsid w:val="002B473D"/>
    <w:rsid w:val="002B4755"/>
    <w:rsid w:val="002B4876"/>
    <w:rsid w:val="002B4B58"/>
    <w:rsid w:val="002B4E9C"/>
    <w:rsid w:val="002B57D3"/>
    <w:rsid w:val="002B5C3D"/>
    <w:rsid w:val="002B5CEE"/>
    <w:rsid w:val="002B5FB1"/>
    <w:rsid w:val="002B693F"/>
    <w:rsid w:val="002B6A1A"/>
    <w:rsid w:val="002B6AF3"/>
    <w:rsid w:val="002B6BCB"/>
    <w:rsid w:val="002B6BCC"/>
    <w:rsid w:val="002B6D17"/>
    <w:rsid w:val="002B6FE1"/>
    <w:rsid w:val="002B75CC"/>
    <w:rsid w:val="002B7959"/>
    <w:rsid w:val="002B7E44"/>
    <w:rsid w:val="002C0190"/>
    <w:rsid w:val="002C0336"/>
    <w:rsid w:val="002C03A5"/>
    <w:rsid w:val="002C0459"/>
    <w:rsid w:val="002C0939"/>
    <w:rsid w:val="002C0EBB"/>
    <w:rsid w:val="002C1510"/>
    <w:rsid w:val="002C214E"/>
    <w:rsid w:val="002C27B9"/>
    <w:rsid w:val="002C2AA6"/>
    <w:rsid w:val="002C2B30"/>
    <w:rsid w:val="002C2F5B"/>
    <w:rsid w:val="002C3324"/>
    <w:rsid w:val="002C3832"/>
    <w:rsid w:val="002C3D84"/>
    <w:rsid w:val="002C3E78"/>
    <w:rsid w:val="002C3EAA"/>
    <w:rsid w:val="002C4163"/>
    <w:rsid w:val="002C417C"/>
    <w:rsid w:val="002C44D2"/>
    <w:rsid w:val="002C4DC8"/>
    <w:rsid w:val="002C4FBB"/>
    <w:rsid w:val="002C5550"/>
    <w:rsid w:val="002C5825"/>
    <w:rsid w:val="002C5901"/>
    <w:rsid w:val="002C5D05"/>
    <w:rsid w:val="002C5E24"/>
    <w:rsid w:val="002C6524"/>
    <w:rsid w:val="002C6720"/>
    <w:rsid w:val="002C691A"/>
    <w:rsid w:val="002C6A0C"/>
    <w:rsid w:val="002C6E31"/>
    <w:rsid w:val="002C6FCF"/>
    <w:rsid w:val="002C79A0"/>
    <w:rsid w:val="002C7C77"/>
    <w:rsid w:val="002C7E7F"/>
    <w:rsid w:val="002D0840"/>
    <w:rsid w:val="002D0BB5"/>
    <w:rsid w:val="002D199C"/>
    <w:rsid w:val="002D1FE9"/>
    <w:rsid w:val="002D2F2E"/>
    <w:rsid w:val="002D34D7"/>
    <w:rsid w:val="002D38C8"/>
    <w:rsid w:val="002D3E36"/>
    <w:rsid w:val="002D3ED7"/>
    <w:rsid w:val="002D404A"/>
    <w:rsid w:val="002D44A5"/>
    <w:rsid w:val="002D44D8"/>
    <w:rsid w:val="002D468C"/>
    <w:rsid w:val="002D4816"/>
    <w:rsid w:val="002D4821"/>
    <w:rsid w:val="002D4EE2"/>
    <w:rsid w:val="002D520D"/>
    <w:rsid w:val="002D576F"/>
    <w:rsid w:val="002D62A5"/>
    <w:rsid w:val="002D6456"/>
    <w:rsid w:val="002D651F"/>
    <w:rsid w:val="002D66EF"/>
    <w:rsid w:val="002D6D05"/>
    <w:rsid w:val="002D6F43"/>
    <w:rsid w:val="002D7954"/>
    <w:rsid w:val="002D7D69"/>
    <w:rsid w:val="002D7DCB"/>
    <w:rsid w:val="002E02EE"/>
    <w:rsid w:val="002E057B"/>
    <w:rsid w:val="002E0B5B"/>
    <w:rsid w:val="002E0F18"/>
    <w:rsid w:val="002E24D2"/>
    <w:rsid w:val="002E24FF"/>
    <w:rsid w:val="002E25AF"/>
    <w:rsid w:val="002E2B63"/>
    <w:rsid w:val="002E2D3E"/>
    <w:rsid w:val="002E33D7"/>
    <w:rsid w:val="002E4174"/>
    <w:rsid w:val="002E4229"/>
    <w:rsid w:val="002E45EF"/>
    <w:rsid w:val="002E4C3A"/>
    <w:rsid w:val="002E516B"/>
    <w:rsid w:val="002E5178"/>
    <w:rsid w:val="002E5493"/>
    <w:rsid w:val="002E5773"/>
    <w:rsid w:val="002E6680"/>
    <w:rsid w:val="002E69DF"/>
    <w:rsid w:val="002E6CC7"/>
    <w:rsid w:val="002E72B7"/>
    <w:rsid w:val="002E773B"/>
    <w:rsid w:val="002E7A81"/>
    <w:rsid w:val="002E7AAB"/>
    <w:rsid w:val="002F0356"/>
    <w:rsid w:val="002F07C5"/>
    <w:rsid w:val="002F0F7D"/>
    <w:rsid w:val="002F0FBC"/>
    <w:rsid w:val="002F1191"/>
    <w:rsid w:val="002F1847"/>
    <w:rsid w:val="002F1D06"/>
    <w:rsid w:val="002F20AD"/>
    <w:rsid w:val="002F2556"/>
    <w:rsid w:val="002F3694"/>
    <w:rsid w:val="002F3695"/>
    <w:rsid w:val="002F381D"/>
    <w:rsid w:val="002F4643"/>
    <w:rsid w:val="002F4A5B"/>
    <w:rsid w:val="002F4AD4"/>
    <w:rsid w:val="002F55AD"/>
    <w:rsid w:val="002F55F4"/>
    <w:rsid w:val="002F5D0F"/>
    <w:rsid w:val="002F5D32"/>
    <w:rsid w:val="002F5DB5"/>
    <w:rsid w:val="002F5E0C"/>
    <w:rsid w:val="002F61D2"/>
    <w:rsid w:val="002F671D"/>
    <w:rsid w:val="002F67FB"/>
    <w:rsid w:val="002F6964"/>
    <w:rsid w:val="002F6A85"/>
    <w:rsid w:val="002F6C79"/>
    <w:rsid w:val="002F6CD2"/>
    <w:rsid w:val="002F7217"/>
    <w:rsid w:val="00300503"/>
    <w:rsid w:val="00300A62"/>
    <w:rsid w:val="00300AAC"/>
    <w:rsid w:val="00300CF7"/>
    <w:rsid w:val="003012F4"/>
    <w:rsid w:val="003028C3"/>
    <w:rsid w:val="003028E6"/>
    <w:rsid w:val="00302A0D"/>
    <w:rsid w:val="00303034"/>
    <w:rsid w:val="003031F5"/>
    <w:rsid w:val="00304180"/>
    <w:rsid w:val="0030472E"/>
    <w:rsid w:val="003047C5"/>
    <w:rsid w:val="00304AF6"/>
    <w:rsid w:val="00304D9A"/>
    <w:rsid w:val="003056E4"/>
    <w:rsid w:val="00305BFF"/>
    <w:rsid w:val="00306764"/>
    <w:rsid w:val="00306766"/>
    <w:rsid w:val="00306B94"/>
    <w:rsid w:val="003078AE"/>
    <w:rsid w:val="00307AB5"/>
    <w:rsid w:val="00307C84"/>
    <w:rsid w:val="00307EEF"/>
    <w:rsid w:val="003100F6"/>
    <w:rsid w:val="0031022D"/>
    <w:rsid w:val="0031025A"/>
    <w:rsid w:val="003103D1"/>
    <w:rsid w:val="0031086B"/>
    <w:rsid w:val="0031128D"/>
    <w:rsid w:val="003116CD"/>
    <w:rsid w:val="00311C96"/>
    <w:rsid w:val="003125CA"/>
    <w:rsid w:val="0031273A"/>
    <w:rsid w:val="00312ABA"/>
    <w:rsid w:val="00314278"/>
    <w:rsid w:val="003149E0"/>
    <w:rsid w:val="00314BF4"/>
    <w:rsid w:val="003157BC"/>
    <w:rsid w:val="00315A8F"/>
    <w:rsid w:val="00315ABE"/>
    <w:rsid w:val="00316363"/>
    <w:rsid w:val="00316397"/>
    <w:rsid w:val="00316E6F"/>
    <w:rsid w:val="003171D7"/>
    <w:rsid w:val="00317900"/>
    <w:rsid w:val="00317AE4"/>
    <w:rsid w:val="00317FFB"/>
    <w:rsid w:val="003202D5"/>
    <w:rsid w:val="00320575"/>
    <w:rsid w:val="003205FC"/>
    <w:rsid w:val="00320618"/>
    <w:rsid w:val="003208C2"/>
    <w:rsid w:val="0032134C"/>
    <w:rsid w:val="00321402"/>
    <w:rsid w:val="0032179F"/>
    <w:rsid w:val="00321D29"/>
    <w:rsid w:val="00322CEA"/>
    <w:rsid w:val="003230C0"/>
    <w:rsid w:val="003236C6"/>
    <w:rsid w:val="0032389E"/>
    <w:rsid w:val="00323E7D"/>
    <w:rsid w:val="0032408D"/>
    <w:rsid w:val="0032432F"/>
    <w:rsid w:val="00324380"/>
    <w:rsid w:val="003245B0"/>
    <w:rsid w:val="003249FA"/>
    <w:rsid w:val="00324B51"/>
    <w:rsid w:val="00324EBF"/>
    <w:rsid w:val="003254E0"/>
    <w:rsid w:val="00325A0C"/>
    <w:rsid w:val="00325A11"/>
    <w:rsid w:val="0032627D"/>
    <w:rsid w:val="003268BC"/>
    <w:rsid w:val="00326C46"/>
    <w:rsid w:val="00327110"/>
    <w:rsid w:val="00327B7F"/>
    <w:rsid w:val="00327D8A"/>
    <w:rsid w:val="00327E60"/>
    <w:rsid w:val="00330355"/>
    <w:rsid w:val="00330453"/>
    <w:rsid w:val="00330921"/>
    <w:rsid w:val="00330C7B"/>
    <w:rsid w:val="00331E01"/>
    <w:rsid w:val="0033266E"/>
    <w:rsid w:val="00333379"/>
    <w:rsid w:val="003337BA"/>
    <w:rsid w:val="003338BD"/>
    <w:rsid w:val="00333DD0"/>
    <w:rsid w:val="00333DF0"/>
    <w:rsid w:val="00334318"/>
    <w:rsid w:val="0033445A"/>
    <w:rsid w:val="00334A81"/>
    <w:rsid w:val="00335647"/>
    <w:rsid w:val="00335686"/>
    <w:rsid w:val="003358B9"/>
    <w:rsid w:val="00335BC0"/>
    <w:rsid w:val="00335D2D"/>
    <w:rsid w:val="00335D68"/>
    <w:rsid w:val="00335F07"/>
    <w:rsid w:val="00336123"/>
    <w:rsid w:val="0033614A"/>
    <w:rsid w:val="0033643F"/>
    <w:rsid w:val="00336508"/>
    <w:rsid w:val="003367D7"/>
    <w:rsid w:val="003368C4"/>
    <w:rsid w:val="0033737D"/>
    <w:rsid w:val="003373F3"/>
    <w:rsid w:val="003374DD"/>
    <w:rsid w:val="0033797D"/>
    <w:rsid w:val="00337A88"/>
    <w:rsid w:val="00337BD6"/>
    <w:rsid w:val="00337BE4"/>
    <w:rsid w:val="00340172"/>
    <w:rsid w:val="003401BD"/>
    <w:rsid w:val="00340569"/>
    <w:rsid w:val="00340993"/>
    <w:rsid w:val="00341427"/>
    <w:rsid w:val="00342121"/>
    <w:rsid w:val="00342A63"/>
    <w:rsid w:val="00342ACD"/>
    <w:rsid w:val="00342C5D"/>
    <w:rsid w:val="0034398A"/>
    <w:rsid w:val="003443ED"/>
    <w:rsid w:val="003445A0"/>
    <w:rsid w:val="0034469D"/>
    <w:rsid w:val="00344823"/>
    <w:rsid w:val="0034483C"/>
    <w:rsid w:val="003448E5"/>
    <w:rsid w:val="00344AC8"/>
    <w:rsid w:val="00344B82"/>
    <w:rsid w:val="00344E7C"/>
    <w:rsid w:val="003453EC"/>
    <w:rsid w:val="003464EB"/>
    <w:rsid w:val="00346BFB"/>
    <w:rsid w:val="00346DCD"/>
    <w:rsid w:val="0034735E"/>
    <w:rsid w:val="0034762A"/>
    <w:rsid w:val="00347693"/>
    <w:rsid w:val="00347925"/>
    <w:rsid w:val="00347AD7"/>
    <w:rsid w:val="00347ECE"/>
    <w:rsid w:val="00347EE0"/>
    <w:rsid w:val="0035004E"/>
    <w:rsid w:val="0035073E"/>
    <w:rsid w:val="003508DC"/>
    <w:rsid w:val="00350B56"/>
    <w:rsid w:val="00350E08"/>
    <w:rsid w:val="0035145F"/>
    <w:rsid w:val="00351481"/>
    <w:rsid w:val="00351A8C"/>
    <w:rsid w:val="00351CD6"/>
    <w:rsid w:val="00352036"/>
    <w:rsid w:val="003523A5"/>
    <w:rsid w:val="003523C6"/>
    <w:rsid w:val="003524DB"/>
    <w:rsid w:val="003524EB"/>
    <w:rsid w:val="00352A8A"/>
    <w:rsid w:val="00352FC6"/>
    <w:rsid w:val="00353C95"/>
    <w:rsid w:val="00353FC3"/>
    <w:rsid w:val="00354933"/>
    <w:rsid w:val="003552CF"/>
    <w:rsid w:val="0035550F"/>
    <w:rsid w:val="003559CF"/>
    <w:rsid w:val="00355BEA"/>
    <w:rsid w:val="00356207"/>
    <w:rsid w:val="0035701D"/>
    <w:rsid w:val="00357449"/>
    <w:rsid w:val="003605A4"/>
    <w:rsid w:val="003609D4"/>
    <w:rsid w:val="0036106B"/>
    <w:rsid w:val="003613E7"/>
    <w:rsid w:val="003617D6"/>
    <w:rsid w:val="00361A51"/>
    <w:rsid w:val="00363ED0"/>
    <w:rsid w:val="003643CF"/>
    <w:rsid w:val="00364D9C"/>
    <w:rsid w:val="00364FC2"/>
    <w:rsid w:val="0036506F"/>
    <w:rsid w:val="00366665"/>
    <w:rsid w:val="003667DB"/>
    <w:rsid w:val="003670BB"/>
    <w:rsid w:val="00367478"/>
    <w:rsid w:val="003676E5"/>
    <w:rsid w:val="00367B1E"/>
    <w:rsid w:val="00370A3D"/>
    <w:rsid w:val="0037133C"/>
    <w:rsid w:val="003713DC"/>
    <w:rsid w:val="003720AF"/>
    <w:rsid w:val="0037281C"/>
    <w:rsid w:val="00372A5D"/>
    <w:rsid w:val="00372C60"/>
    <w:rsid w:val="0037306E"/>
    <w:rsid w:val="00373238"/>
    <w:rsid w:val="00373938"/>
    <w:rsid w:val="00373B91"/>
    <w:rsid w:val="00373B9C"/>
    <w:rsid w:val="00373C57"/>
    <w:rsid w:val="00373D3C"/>
    <w:rsid w:val="00373EF1"/>
    <w:rsid w:val="00374274"/>
    <w:rsid w:val="00374A2F"/>
    <w:rsid w:val="00375045"/>
    <w:rsid w:val="00375111"/>
    <w:rsid w:val="003751FE"/>
    <w:rsid w:val="00375483"/>
    <w:rsid w:val="00375A23"/>
    <w:rsid w:val="0037662E"/>
    <w:rsid w:val="00377216"/>
    <w:rsid w:val="00377588"/>
    <w:rsid w:val="00377876"/>
    <w:rsid w:val="00377AAE"/>
    <w:rsid w:val="003804C6"/>
    <w:rsid w:val="003807AA"/>
    <w:rsid w:val="00380C95"/>
    <w:rsid w:val="00380FCB"/>
    <w:rsid w:val="00381CDD"/>
    <w:rsid w:val="00381DE3"/>
    <w:rsid w:val="00382468"/>
    <w:rsid w:val="0038283D"/>
    <w:rsid w:val="00382F80"/>
    <w:rsid w:val="00383120"/>
    <w:rsid w:val="00383246"/>
    <w:rsid w:val="003837DF"/>
    <w:rsid w:val="003838D7"/>
    <w:rsid w:val="00384F67"/>
    <w:rsid w:val="00385313"/>
    <w:rsid w:val="0038539E"/>
    <w:rsid w:val="0038585F"/>
    <w:rsid w:val="00386583"/>
    <w:rsid w:val="003865BB"/>
    <w:rsid w:val="00387124"/>
    <w:rsid w:val="0038738F"/>
    <w:rsid w:val="00387D7C"/>
    <w:rsid w:val="0039016E"/>
    <w:rsid w:val="00390409"/>
    <w:rsid w:val="0039051F"/>
    <w:rsid w:val="00391B47"/>
    <w:rsid w:val="00391E75"/>
    <w:rsid w:val="00391F96"/>
    <w:rsid w:val="003924E2"/>
    <w:rsid w:val="003926A4"/>
    <w:rsid w:val="00393BD8"/>
    <w:rsid w:val="0039498C"/>
    <w:rsid w:val="00395153"/>
    <w:rsid w:val="003952E9"/>
    <w:rsid w:val="003957F4"/>
    <w:rsid w:val="003961E1"/>
    <w:rsid w:val="00396772"/>
    <w:rsid w:val="0039735B"/>
    <w:rsid w:val="003974E0"/>
    <w:rsid w:val="00397A8D"/>
    <w:rsid w:val="003A15FD"/>
    <w:rsid w:val="003A16F9"/>
    <w:rsid w:val="003A1A24"/>
    <w:rsid w:val="003A1E82"/>
    <w:rsid w:val="003A2AD1"/>
    <w:rsid w:val="003A2C29"/>
    <w:rsid w:val="003A2F1A"/>
    <w:rsid w:val="003A30BB"/>
    <w:rsid w:val="003A3315"/>
    <w:rsid w:val="003A3469"/>
    <w:rsid w:val="003A400C"/>
    <w:rsid w:val="003A543F"/>
    <w:rsid w:val="003A5B07"/>
    <w:rsid w:val="003A5DF6"/>
    <w:rsid w:val="003A649D"/>
    <w:rsid w:val="003A666D"/>
    <w:rsid w:val="003A69FD"/>
    <w:rsid w:val="003A6A7B"/>
    <w:rsid w:val="003A6E28"/>
    <w:rsid w:val="003A75E3"/>
    <w:rsid w:val="003A7A47"/>
    <w:rsid w:val="003B006F"/>
    <w:rsid w:val="003B0EEF"/>
    <w:rsid w:val="003B1085"/>
    <w:rsid w:val="003B121C"/>
    <w:rsid w:val="003B1BF0"/>
    <w:rsid w:val="003B1CE0"/>
    <w:rsid w:val="003B1DEB"/>
    <w:rsid w:val="003B1EE1"/>
    <w:rsid w:val="003B2F8B"/>
    <w:rsid w:val="003B3727"/>
    <w:rsid w:val="003B3920"/>
    <w:rsid w:val="003B3CFA"/>
    <w:rsid w:val="003B46E0"/>
    <w:rsid w:val="003B4B17"/>
    <w:rsid w:val="003B4C76"/>
    <w:rsid w:val="003B537E"/>
    <w:rsid w:val="003B549D"/>
    <w:rsid w:val="003B5D36"/>
    <w:rsid w:val="003B65E6"/>
    <w:rsid w:val="003B67BA"/>
    <w:rsid w:val="003B6984"/>
    <w:rsid w:val="003B6F29"/>
    <w:rsid w:val="003B71DB"/>
    <w:rsid w:val="003B78F5"/>
    <w:rsid w:val="003B79D8"/>
    <w:rsid w:val="003B7EC8"/>
    <w:rsid w:val="003C048C"/>
    <w:rsid w:val="003C058F"/>
    <w:rsid w:val="003C06A6"/>
    <w:rsid w:val="003C06FB"/>
    <w:rsid w:val="003C10B5"/>
    <w:rsid w:val="003C1967"/>
    <w:rsid w:val="003C1C04"/>
    <w:rsid w:val="003C1F45"/>
    <w:rsid w:val="003C1FA2"/>
    <w:rsid w:val="003C247C"/>
    <w:rsid w:val="003C24AD"/>
    <w:rsid w:val="003C24D1"/>
    <w:rsid w:val="003C26EB"/>
    <w:rsid w:val="003C2CC1"/>
    <w:rsid w:val="003C3109"/>
    <w:rsid w:val="003C31A1"/>
    <w:rsid w:val="003C3C84"/>
    <w:rsid w:val="003C41B0"/>
    <w:rsid w:val="003C46B0"/>
    <w:rsid w:val="003C48D4"/>
    <w:rsid w:val="003C4B04"/>
    <w:rsid w:val="003C4F92"/>
    <w:rsid w:val="003C53EC"/>
    <w:rsid w:val="003C5616"/>
    <w:rsid w:val="003C5876"/>
    <w:rsid w:val="003C5DD7"/>
    <w:rsid w:val="003C5F69"/>
    <w:rsid w:val="003C645C"/>
    <w:rsid w:val="003C762E"/>
    <w:rsid w:val="003C7A8A"/>
    <w:rsid w:val="003D0345"/>
    <w:rsid w:val="003D0CCE"/>
    <w:rsid w:val="003D0F57"/>
    <w:rsid w:val="003D13C6"/>
    <w:rsid w:val="003D15B8"/>
    <w:rsid w:val="003D1D29"/>
    <w:rsid w:val="003D2C40"/>
    <w:rsid w:val="003D3D1F"/>
    <w:rsid w:val="003D41BC"/>
    <w:rsid w:val="003D430C"/>
    <w:rsid w:val="003D4476"/>
    <w:rsid w:val="003D45C3"/>
    <w:rsid w:val="003D4E76"/>
    <w:rsid w:val="003D5404"/>
    <w:rsid w:val="003D5583"/>
    <w:rsid w:val="003D6190"/>
    <w:rsid w:val="003D64A5"/>
    <w:rsid w:val="003D66EC"/>
    <w:rsid w:val="003D6DD4"/>
    <w:rsid w:val="003D6E25"/>
    <w:rsid w:val="003D7A61"/>
    <w:rsid w:val="003D7C0E"/>
    <w:rsid w:val="003D7E63"/>
    <w:rsid w:val="003D7F23"/>
    <w:rsid w:val="003E0443"/>
    <w:rsid w:val="003E0563"/>
    <w:rsid w:val="003E083C"/>
    <w:rsid w:val="003E090E"/>
    <w:rsid w:val="003E0B68"/>
    <w:rsid w:val="003E18D5"/>
    <w:rsid w:val="003E1F08"/>
    <w:rsid w:val="003E253E"/>
    <w:rsid w:val="003E25F5"/>
    <w:rsid w:val="003E2CDF"/>
    <w:rsid w:val="003E323A"/>
    <w:rsid w:val="003E32C3"/>
    <w:rsid w:val="003E3D70"/>
    <w:rsid w:val="003E421B"/>
    <w:rsid w:val="003E4622"/>
    <w:rsid w:val="003E4DB4"/>
    <w:rsid w:val="003E564A"/>
    <w:rsid w:val="003E5B17"/>
    <w:rsid w:val="003E5DEE"/>
    <w:rsid w:val="003E5EB6"/>
    <w:rsid w:val="003E5F0D"/>
    <w:rsid w:val="003E5FAE"/>
    <w:rsid w:val="003E67AD"/>
    <w:rsid w:val="003E69B1"/>
    <w:rsid w:val="003E6CE0"/>
    <w:rsid w:val="003E7112"/>
    <w:rsid w:val="003E7333"/>
    <w:rsid w:val="003E7BFE"/>
    <w:rsid w:val="003E7DF6"/>
    <w:rsid w:val="003F21E4"/>
    <w:rsid w:val="003F26E0"/>
    <w:rsid w:val="003F27EA"/>
    <w:rsid w:val="003F28CE"/>
    <w:rsid w:val="003F2EA5"/>
    <w:rsid w:val="003F30AB"/>
    <w:rsid w:val="003F3145"/>
    <w:rsid w:val="003F3614"/>
    <w:rsid w:val="003F45A0"/>
    <w:rsid w:val="003F62EC"/>
    <w:rsid w:val="003F65A6"/>
    <w:rsid w:val="003F7736"/>
    <w:rsid w:val="003F7A8F"/>
    <w:rsid w:val="003F7E03"/>
    <w:rsid w:val="00400033"/>
    <w:rsid w:val="00400154"/>
    <w:rsid w:val="00400277"/>
    <w:rsid w:val="004004B3"/>
    <w:rsid w:val="00400A20"/>
    <w:rsid w:val="00401044"/>
    <w:rsid w:val="004010E5"/>
    <w:rsid w:val="00401183"/>
    <w:rsid w:val="00401B9F"/>
    <w:rsid w:val="00402221"/>
    <w:rsid w:val="004022C7"/>
    <w:rsid w:val="00402D01"/>
    <w:rsid w:val="0040411E"/>
    <w:rsid w:val="004042AD"/>
    <w:rsid w:val="00404A5D"/>
    <w:rsid w:val="00405175"/>
    <w:rsid w:val="00405498"/>
    <w:rsid w:val="0040572E"/>
    <w:rsid w:val="00405D66"/>
    <w:rsid w:val="00406176"/>
    <w:rsid w:val="004061D0"/>
    <w:rsid w:val="004065D2"/>
    <w:rsid w:val="00406BE3"/>
    <w:rsid w:val="0040763F"/>
    <w:rsid w:val="004077B3"/>
    <w:rsid w:val="00410084"/>
    <w:rsid w:val="004106CF"/>
    <w:rsid w:val="00410BEC"/>
    <w:rsid w:val="0041129F"/>
    <w:rsid w:val="004113CC"/>
    <w:rsid w:val="00412349"/>
    <w:rsid w:val="0041294E"/>
    <w:rsid w:val="00413200"/>
    <w:rsid w:val="004132B7"/>
    <w:rsid w:val="00413874"/>
    <w:rsid w:val="004139FF"/>
    <w:rsid w:val="00413D47"/>
    <w:rsid w:val="0041426C"/>
    <w:rsid w:val="004154E2"/>
    <w:rsid w:val="00415BD5"/>
    <w:rsid w:val="00415DD3"/>
    <w:rsid w:val="00415E6E"/>
    <w:rsid w:val="0041655A"/>
    <w:rsid w:val="00416920"/>
    <w:rsid w:val="00416F44"/>
    <w:rsid w:val="004178A0"/>
    <w:rsid w:val="00417E56"/>
    <w:rsid w:val="004204F4"/>
    <w:rsid w:val="00420B7F"/>
    <w:rsid w:val="0042148F"/>
    <w:rsid w:val="00421519"/>
    <w:rsid w:val="004215E7"/>
    <w:rsid w:val="00421E0F"/>
    <w:rsid w:val="00421F8B"/>
    <w:rsid w:val="0042204E"/>
    <w:rsid w:val="004222BE"/>
    <w:rsid w:val="004226FC"/>
    <w:rsid w:val="00422922"/>
    <w:rsid w:val="0042405E"/>
    <w:rsid w:val="00424D8D"/>
    <w:rsid w:val="004253DD"/>
    <w:rsid w:val="00425836"/>
    <w:rsid w:val="00425A49"/>
    <w:rsid w:val="00425DCA"/>
    <w:rsid w:val="00426189"/>
    <w:rsid w:val="0042654C"/>
    <w:rsid w:val="00426C3C"/>
    <w:rsid w:val="0042773F"/>
    <w:rsid w:val="004278C7"/>
    <w:rsid w:val="00427A08"/>
    <w:rsid w:val="00427B5D"/>
    <w:rsid w:val="00427C6D"/>
    <w:rsid w:val="00427E85"/>
    <w:rsid w:val="0043086B"/>
    <w:rsid w:val="00430A81"/>
    <w:rsid w:val="00430D79"/>
    <w:rsid w:val="00430F0B"/>
    <w:rsid w:val="00430F79"/>
    <w:rsid w:val="0043168D"/>
    <w:rsid w:val="00431B3A"/>
    <w:rsid w:val="00432107"/>
    <w:rsid w:val="004322C1"/>
    <w:rsid w:val="0043303D"/>
    <w:rsid w:val="00433078"/>
    <w:rsid w:val="00433437"/>
    <w:rsid w:val="00433622"/>
    <w:rsid w:val="00433992"/>
    <w:rsid w:val="00433A10"/>
    <w:rsid w:val="00434376"/>
    <w:rsid w:val="00434552"/>
    <w:rsid w:val="00434961"/>
    <w:rsid w:val="00434C78"/>
    <w:rsid w:val="00434F3F"/>
    <w:rsid w:val="00435347"/>
    <w:rsid w:val="00435486"/>
    <w:rsid w:val="004354C4"/>
    <w:rsid w:val="00435531"/>
    <w:rsid w:val="00435DC8"/>
    <w:rsid w:val="00435EED"/>
    <w:rsid w:val="00435EEE"/>
    <w:rsid w:val="0043647A"/>
    <w:rsid w:val="00436828"/>
    <w:rsid w:val="00436C83"/>
    <w:rsid w:val="00437112"/>
    <w:rsid w:val="0043742E"/>
    <w:rsid w:val="004374A3"/>
    <w:rsid w:val="004376FA"/>
    <w:rsid w:val="0044013E"/>
    <w:rsid w:val="00440C16"/>
    <w:rsid w:val="00440E76"/>
    <w:rsid w:val="00440E97"/>
    <w:rsid w:val="0044148F"/>
    <w:rsid w:val="00441896"/>
    <w:rsid w:val="004419A1"/>
    <w:rsid w:val="00441DA9"/>
    <w:rsid w:val="00441EB8"/>
    <w:rsid w:val="00442018"/>
    <w:rsid w:val="00442409"/>
    <w:rsid w:val="00442C8E"/>
    <w:rsid w:val="0044305A"/>
    <w:rsid w:val="004431BD"/>
    <w:rsid w:val="00443EF5"/>
    <w:rsid w:val="004451B4"/>
    <w:rsid w:val="00445F1C"/>
    <w:rsid w:val="004461ED"/>
    <w:rsid w:val="00446252"/>
    <w:rsid w:val="00446C21"/>
    <w:rsid w:val="00446C5A"/>
    <w:rsid w:val="00446FDA"/>
    <w:rsid w:val="004478C7"/>
    <w:rsid w:val="00450501"/>
    <w:rsid w:val="00451190"/>
    <w:rsid w:val="00451FCC"/>
    <w:rsid w:val="0045254F"/>
    <w:rsid w:val="0045259E"/>
    <w:rsid w:val="00452BB5"/>
    <w:rsid w:val="00452C68"/>
    <w:rsid w:val="004535ED"/>
    <w:rsid w:val="00454136"/>
    <w:rsid w:val="0045466C"/>
    <w:rsid w:val="004546BE"/>
    <w:rsid w:val="00454C99"/>
    <w:rsid w:val="00455743"/>
    <w:rsid w:val="00455FA1"/>
    <w:rsid w:val="00457AC3"/>
    <w:rsid w:val="0046033E"/>
    <w:rsid w:val="00460DB0"/>
    <w:rsid w:val="00460E8A"/>
    <w:rsid w:val="00461247"/>
    <w:rsid w:val="00461461"/>
    <w:rsid w:val="004618CE"/>
    <w:rsid w:val="004619CE"/>
    <w:rsid w:val="0046267B"/>
    <w:rsid w:val="0046308C"/>
    <w:rsid w:val="00463AE0"/>
    <w:rsid w:val="00463E3E"/>
    <w:rsid w:val="00463EE6"/>
    <w:rsid w:val="00464868"/>
    <w:rsid w:val="004656D3"/>
    <w:rsid w:val="004656DB"/>
    <w:rsid w:val="00465884"/>
    <w:rsid w:val="00465890"/>
    <w:rsid w:val="0046591C"/>
    <w:rsid w:val="00465C48"/>
    <w:rsid w:val="00465CB4"/>
    <w:rsid w:val="00465F03"/>
    <w:rsid w:val="004667F3"/>
    <w:rsid w:val="00466CCC"/>
    <w:rsid w:val="00466DC3"/>
    <w:rsid w:val="00466DD0"/>
    <w:rsid w:val="004674F6"/>
    <w:rsid w:val="00467520"/>
    <w:rsid w:val="00467690"/>
    <w:rsid w:val="00467780"/>
    <w:rsid w:val="00467D6E"/>
    <w:rsid w:val="00467DA3"/>
    <w:rsid w:val="00467FAE"/>
    <w:rsid w:val="0047042C"/>
    <w:rsid w:val="004708C4"/>
    <w:rsid w:val="00470C60"/>
    <w:rsid w:val="00470DAB"/>
    <w:rsid w:val="00470FD8"/>
    <w:rsid w:val="00471A65"/>
    <w:rsid w:val="00471AA8"/>
    <w:rsid w:val="00471E61"/>
    <w:rsid w:val="00472165"/>
    <w:rsid w:val="0047251F"/>
    <w:rsid w:val="004725E7"/>
    <w:rsid w:val="00472689"/>
    <w:rsid w:val="00472EB8"/>
    <w:rsid w:val="00472FD8"/>
    <w:rsid w:val="004730DD"/>
    <w:rsid w:val="00473B65"/>
    <w:rsid w:val="00473D7F"/>
    <w:rsid w:val="00473D99"/>
    <w:rsid w:val="00473EE7"/>
    <w:rsid w:val="00473EF6"/>
    <w:rsid w:val="00474CA7"/>
    <w:rsid w:val="00474E7F"/>
    <w:rsid w:val="00475628"/>
    <w:rsid w:val="00475DF2"/>
    <w:rsid w:val="00476361"/>
    <w:rsid w:val="0047639F"/>
    <w:rsid w:val="00476B9C"/>
    <w:rsid w:val="00477122"/>
    <w:rsid w:val="004771C3"/>
    <w:rsid w:val="004771C4"/>
    <w:rsid w:val="00477237"/>
    <w:rsid w:val="00477243"/>
    <w:rsid w:val="00477598"/>
    <w:rsid w:val="004776DF"/>
    <w:rsid w:val="00477972"/>
    <w:rsid w:val="00477FCD"/>
    <w:rsid w:val="00480075"/>
    <w:rsid w:val="0048029D"/>
    <w:rsid w:val="004804CC"/>
    <w:rsid w:val="004804DB"/>
    <w:rsid w:val="004804E8"/>
    <w:rsid w:val="00480750"/>
    <w:rsid w:val="00480C38"/>
    <w:rsid w:val="00480DD4"/>
    <w:rsid w:val="00481092"/>
    <w:rsid w:val="004816AC"/>
    <w:rsid w:val="00481C52"/>
    <w:rsid w:val="004822F2"/>
    <w:rsid w:val="00482E89"/>
    <w:rsid w:val="00484344"/>
    <w:rsid w:val="00484753"/>
    <w:rsid w:val="0048531B"/>
    <w:rsid w:val="0048534C"/>
    <w:rsid w:val="00485363"/>
    <w:rsid w:val="004857C9"/>
    <w:rsid w:val="00485D71"/>
    <w:rsid w:val="00485F0B"/>
    <w:rsid w:val="00485FB4"/>
    <w:rsid w:val="004869D4"/>
    <w:rsid w:val="00486E8E"/>
    <w:rsid w:val="00486F6C"/>
    <w:rsid w:val="00487C6B"/>
    <w:rsid w:val="00487F84"/>
    <w:rsid w:val="004901CD"/>
    <w:rsid w:val="00490816"/>
    <w:rsid w:val="0049084E"/>
    <w:rsid w:val="004908CF"/>
    <w:rsid w:val="004908E0"/>
    <w:rsid w:val="0049224C"/>
    <w:rsid w:val="0049280A"/>
    <w:rsid w:val="00493033"/>
    <w:rsid w:val="0049326F"/>
    <w:rsid w:val="0049399D"/>
    <w:rsid w:val="0049467D"/>
    <w:rsid w:val="0049496A"/>
    <w:rsid w:val="00494D7E"/>
    <w:rsid w:val="00494DF9"/>
    <w:rsid w:val="00495312"/>
    <w:rsid w:val="00495383"/>
    <w:rsid w:val="0049538F"/>
    <w:rsid w:val="004955E4"/>
    <w:rsid w:val="00495A1B"/>
    <w:rsid w:val="00495A66"/>
    <w:rsid w:val="00495B2D"/>
    <w:rsid w:val="00495BAB"/>
    <w:rsid w:val="0049639C"/>
    <w:rsid w:val="0049702A"/>
    <w:rsid w:val="00497061"/>
    <w:rsid w:val="004976A0"/>
    <w:rsid w:val="004A0320"/>
    <w:rsid w:val="004A05BB"/>
    <w:rsid w:val="004A0CB0"/>
    <w:rsid w:val="004A1247"/>
    <w:rsid w:val="004A19F4"/>
    <w:rsid w:val="004A1F89"/>
    <w:rsid w:val="004A1F91"/>
    <w:rsid w:val="004A2290"/>
    <w:rsid w:val="004A2BD0"/>
    <w:rsid w:val="004A2F0E"/>
    <w:rsid w:val="004A3D9B"/>
    <w:rsid w:val="004A411B"/>
    <w:rsid w:val="004A4302"/>
    <w:rsid w:val="004A4CD6"/>
    <w:rsid w:val="004A4E72"/>
    <w:rsid w:val="004A58DB"/>
    <w:rsid w:val="004A58E3"/>
    <w:rsid w:val="004A5A59"/>
    <w:rsid w:val="004A5BA0"/>
    <w:rsid w:val="004A68B6"/>
    <w:rsid w:val="004A68FD"/>
    <w:rsid w:val="004A69A9"/>
    <w:rsid w:val="004A6EAD"/>
    <w:rsid w:val="004A7A3F"/>
    <w:rsid w:val="004A7D46"/>
    <w:rsid w:val="004B02E6"/>
    <w:rsid w:val="004B0A2F"/>
    <w:rsid w:val="004B0D44"/>
    <w:rsid w:val="004B1314"/>
    <w:rsid w:val="004B1549"/>
    <w:rsid w:val="004B1600"/>
    <w:rsid w:val="004B17BF"/>
    <w:rsid w:val="004B2073"/>
    <w:rsid w:val="004B27E3"/>
    <w:rsid w:val="004B327D"/>
    <w:rsid w:val="004B35BF"/>
    <w:rsid w:val="004B415F"/>
    <w:rsid w:val="004B465B"/>
    <w:rsid w:val="004B4B83"/>
    <w:rsid w:val="004B4C41"/>
    <w:rsid w:val="004B4D60"/>
    <w:rsid w:val="004B5B43"/>
    <w:rsid w:val="004B5B4F"/>
    <w:rsid w:val="004B5DF5"/>
    <w:rsid w:val="004B63D8"/>
    <w:rsid w:val="004B6481"/>
    <w:rsid w:val="004B69D3"/>
    <w:rsid w:val="004B6AD5"/>
    <w:rsid w:val="004B6FDF"/>
    <w:rsid w:val="004B726D"/>
    <w:rsid w:val="004B7332"/>
    <w:rsid w:val="004B7B71"/>
    <w:rsid w:val="004B7CBA"/>
    <w:rsid w:val="004B7FA0"/>
    <w:rsid w:val="004C035A"/>
    <w:rsid w:val="004C07F1"/>
    <w:rsid w:val="004C08A9"/>
    <w:rsid w:val="004C0DB3"/>
    <w:rsid w:val="004C0EAE"/>
    <w:rsid w:val="004C159E"/>
    <w:rsid w:val="004C1797"/>
    <w:rsid w:val="004C184D"/>
    <w:rsid w:val="004C22E8"/>
    <w:rsid w:val="004C2504"/>
    <w:rsid w:val="004C2A68"/>
    <w:rsid w:val="004C2F4B"/>
    <w:rsid w:val="004C3BC6"/>
    <w:rsid w:val="004C3F8A"/>
    <w:rsid w:val="004C431C"/>
    <w:rsid w:val="004C439F"/>
    <w:rsid w:val="004C45FF"/>
    <w:rsid w:val="004C555B"/>
    <w:rsid w:val="004C5A74"/>
    <w:rsid w:val="004C5ABF"/>
    <w:rsid w:val="004C5CB8"/>
    <w:rsid w:val="004C5EC5"/>
    <w:rsid w:val="004C624B"/>
    <w:rsid w:val="004C6379"/>
    <w:rsid w:val="004C642E"/>
    <w:rsid w:val="004C643A"/>
    <w:rsid w:val="004C66ED"/>
    <w:rsid w:val="004C687F"/>
    <w:rsid w:val="004C6DD7"/>
    <w:rsid w:val="004C728E"/>
    <w:rsid w:val="004C7DB9"/>
    <w:rsid w:val="004D0289"/>
    <w:rsid w:val="004D0A59"/>
    <w:rsid w:val="004D0BCB"/>
    <w:rsid w:val="004D0E7A"/>
    <w:rsid w:val="004D191D"/>
    <w:rsid w:val="004D1E90"/>
    <w:rsid w:val="004D2312"/>
    <w:rsid w:val="004D23CE"/>
    <w:rsid w:val="004D2546"/>
    <w:rsid w:val="004D2949"/>
    <w:rsid w:val="004D3074"/>
    <w:rsid w:val="004D3E8D"/>
    <w:rsid w:val="004D4268"/>
    <w:rsid w:val="004D4753"/>
    <w:rsid w:val="004D56D5"/>
    <w:rsid w:val="004D5C1C"/>
    <w:rsid w:val="004D63FF"/>
    <w:rsid w:val="004D6458"/>
    <w:rsid w:val="004D6A27"/>
    <w:rsid w:val="004D6E2E"/>
    <w:rsid w:val="004D74EA"/>
    <w:rsid w:val="004D7CDB"/>
    <w:rsid w:val="004E0261"/>
    <w:rsid w:val="004E155B"/>
    <w:rsid w:val="004E1C8E"/>
    <w:rsid w:val="004E214D"/>
    <w:rsid w:val="004E2202"/>
    <w:rsid w:val="004E2C58"/>
    <w:rsid w:val="004E3051"/>
    <w:rsid w:val="004E32D5"/>
    <w:rsid w:val="004E33BD"/>
    <w:rsid w:val="004E36C5"/>
    <w:rsid w:val="004E38F6"/>
    <w:rsid w:val="004E4148"/>
    <w:rsid w:val="004E4E99"/>
    <w:rsid w:val="004E5B34"/>
    <w:rsid w:val="004E63AE"/>
    <w:rsid w:val="004E640F"/>
    <w:rsid w:val="004E6C04"/>
    <w:rsid w:val="004E6DC3"/>
    <w:rsid w:val="004E707A"/>
    <w:rsid w:val="004E7464"/>
    <w:rsid w:val="004E7583"/>
    <w:rsid w:val="004E78D5"/>
    <w:rsid w:val="004F04A6"/>
    <w:rsid w:val="004F04EF"/>
    <w:rsid w:val="004F0507"/>
    <w:rsid w:val="004F0805"/>
    <w:rsid w:val="004F0B87"/>
    <w:rsid w:val="004F1023"/>
    <w:rsid w:val="004F14C3"/>
    <w:rsid w:val="004F15E2"/>
    <w:rsid w:val="004F1A58"/>
    <w:rsid w:val="004F1A90"/>
    <w:rsid w:val="004F21D8"/>
    <w:rsid w:val="004F24CB"/>
    <w:rsid w:val="004F3740"/>
    <w:rsid w:val="004F4177"/>
    <w:rsid w:val="004F4429"/>
    <w:rsid w:val="004F466A"/>
    <w:rsid w:val="004F4CDB"/>
    <w:rsid w:val="004F5B59"/>
    <w:rsid w:val="004F750C"/>
    <w:rsid w:val="004F78B3"/>
    <w:rsid w:val="005015B7"/>
    <w:rsid w:val="00501999"/>
    <w:rsid w:val="00501EAA"/>
    <w:rsid w:val="00502428"/>
    <w:rsid w:val="00502464"/>
    <w:rsid w:val="005024DA"/>
    <w:rsid w:val="00502721"/>
    <w:rsid w:val="00502A2D"/>
    <w:rsid w:val="00503028"/>
    <w:rsid w:val="005041BB"/>
    <w:rsid w:val="005042AD"/>
    <w:rsid w:val="005042D6"/>
    <w:rsid w:val="00504620"/>
    <w:rsid w:val="00504637"/>
    <w:rsid w:val="00504928"/>
    <w:rsid w:val="00504D2C"/>
    <w:rsid w:val="00504F59"/>
    <w:rsid w:val="00504F5A"/>
    <w:rsid w:val="005055B9"/>
    <w:rsid w:val="00505C81"/>
    <w:rsid w:val="0050614B"/>
    <w:rsid w:val="00506775"/>
    <w:rsid w:val="005067A1"/>
    <w:rsid w:val="00506C29"/>
    <w:rsid w:val="00506F10"/>
    <w:rsid w:val="00507055"/>
    <w:rsid w:val="0050716C"/>
    <w:rsid w:val="0050749A"/>
    <w:rsid w:val="00507A67"/>
    <w:rsid w:val="00510261"/>
    <w:rsid w:val="00510F0B"/>
    <w:rsid w:val="005116E6"/>
    <w:rsid w:val="00511CB3"/>
    <w:rsid w:val="00512CD3"/>
    <w:rsid w:val="0051307E"/>
    <w:rsid w:val="005135B4"/>
    <w:rsid w:val="005137DC"/>
    <w:rsid w:val="00514373"/>
    <w:rsid w:val="0051452C"/>
    <w:rsid w:val="005145D6"/>
    <w:rsid w:val="0051493A"/>
    <w:rsid w:val="00514CC9"/>
    <w:rsid w:val="0051513C"/>
    <w:rsid w:val="005151FC"/>
    <w:rsid w:val="00515778"/>
    <w:rsid w:val="00515A28"/>
    <w:rsid w:val="00515A8B"/>
    <w:rsid w:val="00515E7E"/>
    <w:rsid w:val="00516F9C"/>
    <w:rsid w:val="0051778E"/>
    <w:rsid w:val="00517830"/>
    <w:rsid w:val="0051792E"/>
    <w:rsid w:val="00517EDF"/>
    <w:rsid w:val="005213D0"/>
    <w:rsid w:val="005218F4"/>
    <w:rsid w:val="00521A56"/>
    <w:rsid w:val="00521CBC"/>
    <w:rsid w:val="0052202B"/>
    <w:rsid w:val="0052273B"/>
    <w:rsid w:val="00522815"/>
    <w:rsid w:val="005229D5"/>
    <w:rsid w:val="00522CF5"/>
    <w:rsid w:val="00522D7F"/>
    <w:rsid w:val="00523071"/>
    <w:rsid w:val="00523153"/>
    <w:rsid w:val="0052322B"/>
    <w:rsid w:val="0052342F"/>
    <w:rsid w:val="005239E7"/>
    <w:rsid w:val="0052416B"/>
    <w:rsid w:val="00524A3A"/>
    <w:rsid w:val="00524C61"/>
    <w:rsid w:val="00524F2E"/>
    <w:rsid w:val="005250F0"/>
    <w:rsid w:val="005257DC"/>
    <w:rsid w:val="005258EA"/>
    <w:rsid w:val="00525B67"/>
    <w:rsid w:val="005266B0"/>
    <w:rsid w:val="00526D84"/>
    <w:rsid w:val="00526D86"/>
    <w:rsid w:val="00527605"/>
    <w:rsid w:val="00527841"/>
    <w:rsid w:val="00527C0E"/>
    <w:rsid w:val="00527C6E"/>
    <w:rsid w:val="00530265"/>
    <w:rsid w:val="00530291"/>
    <w:rsid w:val="00530493"/>
    <w:rsid w:val="00530B9D"/>
    <w:rsid w:val="00530C96"/>
    <w:rsid w:val="00530E18"/>
    <w:rsid w:val="00531F51"/>
    <w:rsid w:val="00531F9A"/>
    <w:rsid w:val="00532605"/>
    <w:rsid w:val="00532716"/>
    <w:rsid w:val="00532731"/>
    <w:rsid w:val="005329E1"/>
    <w:rsid w:val="00532A73"/>
    <w:rsid w:val="00532C5C"/>
    <w:rsid w:val="00532ED8"/>
    <w:rsid w:val="00532F3E"/>
    <w:rsid w:val="00532F80"/>
    <w:rsid w:val="005335F4"/>
    <w:rsid w:val="00533770"/>
    <w:rsid w:val="00533FFB"/>
    <w:rsid w:val="00534098"/>
    <w:rsid w:val="005346B5"/>
    <w:rsid w:val="00534C8D"/>
    <w:rsid w:val="00534CB9"/>
    <w:rsid w:val="005350EB"/>
    <w:rsid w:val="00535DAC"/>
    <w:rsid w:val="005361E1"/>
    <w:rsid w:val="0053680D"/>
    <w:rsid w:val="00536CBD"/>
    <w:rsid w:val="00536DC1"/>
    <w:rsid w:val="005376C5"/>
    <w:rsid w:val="005377C8"/>
    <w:rsid w:val="00537DCB"/>
    <w:rsid w:val="00540121"/>
    <w:rsid w:val="005409DE"/>
    <w:rsid w:val="00540A68"/>
    <w:rsid w:val="00540C2E"/>
    <w:rsid w:val="00540C42"/>
    <w:rsid w:val="0054137B"/>
    <w:rsid w:val="005413D2"/>
    <w:rsid w:val="00541ABF"/>
    <w:rsid w:val="00541B9B"/>
    <w:rsid w:val="005421B4"/>
    <w:rsid w:val="00542B32"/>
    <w:rsid w:val="00542B44"/>
    <w:rsid w:val="00542F49"/>
    <w:rsid w:val="00543426"/>
    <w:rsid w:val="00543C2E"/>
    <w:rsid w:val="00544387"/>
    <w:rsid w:val="005445B1"/>
    <w:rsid w:val="005449AB"/>
    <w:rsid w:val="00544E1E"/>
    <w:rsid w:val="0054503C"/>
    <w:rsid w:val="005450DE"/>
    <w:rsid w:val="00545114"/>
    <w:rsid w:val="00545428"/>
    <w:rsid w:val="00545919"/>
    <w:rsid w:val="00545AA3"/>
    <w:rsid w:val="00545B5F"/>
    <w:rsid w:val="00545D61"/>
    <w:rsid w:val="00545F5F"/>
    <w:rsid w:val="0054662E"/>
    <w:rsid w:val="0054667C"/>
    <w:rsid w:val="00546761"/>
    <w:rsid w:val="00546781"/>
    <w:rsid w:val="00546E90"/>
    <w:rsid w:val="00547498"/>
    <w:rsid w:val="00547796"/>
    <w:rsid w:val="00547E1A"/>
    <w:rsid w:val="005504F1"/>
    <w:rsid w:val="0055068D"/>
    <w:rsid w:val="005510A7"/>
    <w:rsid w:val="00551169"/>
    <w:rsid w:val="00551904"/>
    <w:rsid w:val="00551C5D"/>
    <w:rsid w:val="00552590"/>
    <w:rsid w:val="00552D83"/>
    <w:rsid w:val="005531E8"/>
    <w:rsid w:val="005532C5"/>
    <w:rsid w:val="005535DA"/>
    <w:rsid w:val="00553663"/>
    <w:rsid w:val="00553852"/>
    <w:rsid w:val="00553CEB"/>
    <w:rsid w:val="00553F9F"/>
    <w:rsid w:val="0055431D"/>
    <w:rsid w:val="0055440B"/>
    <w:rsid w:val="0055448A"/>
    <w:rsid w:val="00554F74"/>
    <w:rsid w:val="00555D28"/>
    <w:rsid w:val="00555DD7"/>
    <w:rsid w:val="00556410"/>
    <w:rsid w:val="00556D09"/>
    <w:rsid w:val="00556D2E"/>
    <w:rsid w:val="0055755B"/>
    <w:rsid w:val="0056043E"/>
    <w:rsid w:val="005605C8"/>
    <w:rsid w:val="00560E48"/>
    <w:rsid w:val="005612BE"/>
    <w:rsid w:val="0056192E"/>
    <w:rsid w:val="005619FF"/>
    <w:rsid w:val="00561C15"/>
    <w:rsid w:val="00562087"/>
    <w:rsid w:val="0056224D"/>
    <w:rsid w:val="00562743"/>
    <w:rsid w:val="00563068"/>
    <w:rsid w:val="005630EF"/>
    <w:rsid w:val="00563459"/>
    <w:rsid w:val="005634D8"/>
    <w:rsid w:val="0056352E"/>
    <w:rsid w:val="00563795"/>
    <w:rsid w:val="005638C1"/>
    <w:rsid w:val="00563B3E"/>
    <w:rsid w:val="00563E9D"/>
    <w:rsid w:val="005645AD"/>
    <w:rsid w:val="0056492E"/>
    <w:rsid w:val="0056570F"/>
    <w:rsid w:val="0056579A"/>
    <w:rsid w:val="0056588F"/>
    <w:rsid w:val="00565B15"/>
    <w:rsid w:val="00565CFD"/>
    <w:rsid w:val="00566564"/>
    <w:rsid w:val="005666FC"/>
    <w:rsid w:val="005667D3"/>
    <w:rsid w:val="00567689"/>
    <w:rsid w:val="00570833"/>
    <w:rsid w:val="005708F1"/>
    <w:rsid w:val="00570A9A"/>
    <w:rsid w:val="00570FB3"/>
    <w:rsid w:val="0057112B"/>
    <w:rsid w:val="00571A74"/>
    <w:rsid w:val="00571B70"/>
    <w:rsid w:val="00571FE0"/>
    <w:rsid w:val="005723FE"/>
    <w:rsid w:val="0057290C"/>
    <w:rsid w:val="0057314D"/>
    <w:rsid w:val="005732B9"/>
    <w:rsid w:val="00573452"/>
    <w:rsid w:val="005734D4"/>
    <w:rsid w:val="005734FE"/>
    <w:rsid w:val="005744AA"/>
    <w:rsid w:val="005747B6"/>
    <w:rsid w:val="00575B05"/>
    <w:rsid w:val="00575D2A"/>
    <w:rsid w:val="0057614B"/>
    <w:rsid w:val="00576613"/>
    <w:rsid w:val="00577557"/>
    <w:rsid w:val="00577F3F"/>
    <w:rsid w:val="00580A52"/>
    <w:rsid w:val="00580F91"/>
    <w:rsid w:val="00581219"/>
    <w:rsid w:val="00581BC0"/>
    <w:rsid w:val="00582217"/>
    <w:rsid w:val="00582237"/>
    <w:rsid w:val="00582553"/>
    <w:rsid w:val="005826EB"/>
    <w:rsid w:val="005828D4"/>
    <w:rsid w:val="00582F4D"/>
    <w:rsid w:val="005835A6"/>
    <w:rsid w:val="00583B19"/>
    <w:rsid w:val="00583D35"/>
    <w:rsid w:val="00583DA6"/>
    <w:rsid w:val="00583DDE"/>
    <w:rsid w:val="00583EFC"/>
    <w:rsid w:val="00584518"/>
    <w:rsid w:val="0058465D"/>
    <w:rsid w:val="00584671"/>
    <w:rsid w:val="00584748"/>
    <w:rsid w:val="00584A58"/>
    <w:rsid w:val="00585C81"/>
    <w:rsid w:val="00585E28"/>
    <w:rsid w:val="00585E61"/>
    <w:rsid w:val="0058678A"/>
    <w:rsid w:val="005867F4"/>
    <w:rsid w:val="00586A50"/>
    <w:rsid w:val="00586DB8"/>
    <w:rsid w:val="0058715E"/>
    <w:rsid w:val="00587768"/>
    <w:rsid w:val="0059079C"/>
    <w:rsid w:val="00590975"/>
    <w:rsid w:val="00590CD5"/>
    <w:rsid w:val="00590DB9"/>
    <w:rsid w:val="00590FCD"/>
    <w:rsid w:val="0059162C"/>
    <w:rsid w:val="00591B3E"/>
    <w:rsid w:val="005921A4"/>
    <w:rsid w:val="00592651"/>
    <w:rsid w:val="00592653"/>
    <w:rsid w:val="00592F23"/>
    <w:rsid w:val="00593797"/>
    <w:rsid w:val="00593EB7"/>
    <w:rsid w:val="00594299"/>
    <w:rsid w:val="00594440"/>
    <w:rsid w:val="005944D7"/>
    <w:rsid w:val="0059464A"/>
    <w:rsid w:val="005953E1"/>
    <w:rsid w:val="00595D4B"/>
    <w:rsid w:val="00596ECE"/>
    <w:rsid w:val="00597B11"/>
    <w:rsid w:val="00597DFA"/>
    <w:rsid w:val="005A009A"/>
    <w:rsid w:val="005A0851"/>
    <w:rsid w:val="005A0CA1"/>
    <w:rsid w:val="005A1CC0"/>
    <w:rsid w:val="005A228E"/>
    <w:rsid w:val="005A2517"/>
    <w:rsid w:val="005A2791"/>
    <w:rsid w:val="005A2917"/>
    <w:rsid w:val="005A2970"/>
    <w:rsid w:val="005A2CFE"/>
    <w:rsid w:val="005A3597"/>
    <w:rsid w:val="005A3BED"/>
    <w:rsid w:val="005A3D06"/>
    <w:rsid w:val="005A4752"/>
    <w:rsid w:val="005A4917"/>
    <w:rsid w:val="005A49A8"/>
    <w:rsid w:val="005A4AC0"/>
    <w:rsid w:val="005A4F95"/>
    <w:rsid w:val="005A5799"/>
    <w:rsid w:val="005A60FA"/>
    <w:rsid w:val="005A617B"/>
    <w:rsid w:val="005A65BC"/>
    <w:rsid w:val="005A6D01"/>
    <w:rsid w:val="005A7340"/>
    <w:rsid w:val="005A79BE"/>
    <w:rsid w:val="005A7FAF"/>
    <w:rsid w:val="005A7FE3"/>
    <w:rsid w:val="005B00F3"/>
    <w:rsid w:val="005B042D"/>
    <w:rsid w:val="005B0661"/>
    <w:rsid w:val="005B0911"/>
    <w:rsid w:val="005B0ABA"/>
    <w:rsid w:val="005B2368"/>
    <w:rsid w:val="005B3592"/>
    <w:rsid w:val="005B39D3"/>
    <w:rsid w:val="005B40FC"/>
    <w:rsid w:val="005B419A"/>
    <w:rsid w:val="005B4254"/>
    <w:rsid w:val="005B4627"/>
    <w:rsid w:val="005B50C2"/>
    <w:rsid w:val="005B5172"/>
    <w:rsid w:val="005B5D0F"/>
    <w:rsid w:val="005B60A0"/>
    <w:rsid w:val="005B698F"/>
    <w:rsid w:val="005B6B63"/>
    <w:rsid w:val="005B7108"/>
    <w:rsid w:val="005B7185"/>
    <w:rsid w:val="005B7A83"/>
    <w:rsid w:val="005B7B38"/>
    <w:rsid w:val="005B7E3E"/>
    <w:rsid w:val="005C0035"/>
    <w:rsid w:val="005C0168"/>
    <w:rsid w:val="005C0325"/>
    <w:rsid w:val="005C0E58"/>
    <w:rsid w:val="005C1081"/>
    <w:rsid w:val="005C174E"/>
    <w:rsid w:val="005C27CC"/>
    <w:rsid w:val="005C2852"/>
    <w:rsid w:val="005C2CC4"/>
    <w:rsid w:val="005C35E3"/>
    <w:rsid w:val="005C4CB8"/>
    <w:rsid w:val="005C522F"/>
    <w:rsid w:val="005C5549"/>
    <w:rsid w:val="005C5842"/>
    <w:rsid w:val="005C59DB"/>
    <w:rsid w:val="005C5A22"/>
    <w:rsid w:val="005C5D1C"/>
    <w:rsid w:val="005C5F87"/>
    <w:rsid w:val="005C5FEC"/>
    <w:rsid w:val="005C6E25"/>
    <w:rsid w:val="005C75C7"/>
    <w:rsid w:val="005C765E"/>
    <w:rsid w:val="005C7769"/>
    <w:rsid w:val="005D09F3"/>
    <w:rsid w:val="005D0A90"/>
    <w:rsid w:val="005D17AE"/>
    <w:rsid w:val="005D1FEE"/>
    <w:rsid w:val="005D2150"/>
    <w:rsid w:val="005D237C"/>
    <w:rsid w:val="005D2A8A"/>
    <w:rsid w:val="005D2BB2"/>
    <w:rsid w:val="005D33D2"/>
    <w:rsid w:val="005D34E9"/>
    <w:rsid w:val="005D3547"/>
    <w:rsid w:val="005D4183"/>
    <w:rsid w:val="005D4A2C"/>
    <w:rsid w:val="005D4B48"/>
    <w:rsid w:val="005D500D"/>
    <w:rsid w:val="005D5308"/>
    <w:rsid w:val="005D54AB"/>
    <w:rsid w:val="005D5AA7"/>
    <w:rsid w:val="005D5EF4"/>
    <w:rsid w:val="005D6313"/>
    <w:rsid w:val="005D645B"/>
    <w:rsid w:val="005D7258"/>
    <w:rsid w:val="005D7677"/>
    <w:rsid w:val="005D7B43"/>
    <w:rsid w:val="005D7F6F"/>
    <w:rsid w:val="005E015E"/>
    <w:rsid w:val="005E0330"/>
    <w:rsid w:val="005E06B3"/>
    <w:rsid w:val="005E06FB"/>
    <w:rsid w:val="005E1091"/>
    <w:rsid w:val="005E12F1"/>
    <w:rsid w:val="005E1529"/>
    <w:rsid w:val="005E17C7"/>
    <w:rsid w:val="005E23A6"/>
    <w:rsid w:val="005E2829"/>
    <w:rsid w:val="005E2ABE"/>
    <w:rsid w:val="005E2BA3"/>
    <w:rsid w:val="005E3104"/>
    <w:rsid w:val="005E3145"/>
    <w:rsid w:val="005E34EC"/>
    <w:rsid w:val="005E3655"/>
    <w:rsid w:val="005E39EA"/>
    <w:rsid w:val="005E418E"/>
    <w:rsid w:val="005E421B"/>
    <w:rsid w:val="005E445F"/>
    <w:rsid w:val="005E4485"/>
    <w:rsid w:val="005E491B"/>
    <w:rsid w:val="005E4C1F"/>
    <w:rsid w:val="005E4E8D"/>
    <w:rsid w:val="005E58DD"/>
    <w:rsid w:val="005E5C24"/>
    <w:rsid w:val="005E5F11"/>
    <w:rsid w:val="005E5FEF"/>
    <w:rsid w:val="005E60CA"/>
    <w:rsid w:val="005E618C"/>
    <w:rsid w:val="005E6B10"/>
    <w:rsid w:val="005E6E8A"/>
    <w:rsid w:val="005E7057"/>
    <w:rsid w:val="005E718D"/>
    <w:rsid w:val="005E74C2"/>
    <w:rsid w:val="005E74D5"/>
    <w:rsid w:val="005E7CD3"/>
    <w:rsid w:val="005E7D26"/>
    <w:rsid w:val="005F02A3"/>
    <w:rsid w:val="005F064E"/>
    <w:rsid w:val="005F0657"/>
    <w:rsid w:val="005F10CC"/>
    <w:rsid w:val="005F1E3D"/>
    <w:rsid w:val="005F2636"/>
    <w:rsid w:val="005F2C4E"/>
    <w:rsid w:val="005F49AA"/>
    <w:rsid w:val="005F5103"/>
    <w:rsid w:val="005F5429"/>
    <w:rsid w:val="005F575D"/>
    <w:rsid w:val="005F5EC1"/>
    <w:rsid w:val="005F623F"/>
    <w:rsid w:val="005F746C"/>
    <w:rsid w:val="005F7DFF"/>
    <w:rsid w:val="006002A0"/>
    <w:rsid w:val="00600906"/>
    <w:rsid w:val="00600C23"/>
    <w:rsid w:val="00601152"/>
    <w:rsid w:val="00601347"/>
    <w:rsid w:val="006017A3"/>
    <w:rsid w:val="00601CB4"/>
    <w:rsid w:val="00602062"/>
    <w:rsid w:val="006022F2"/>
    <w:rsid w:val="006028F2"/>
    <w:rsid w:val="006031F3"/>
    <w:rsid w:val="00603665"/>
    <w:rsid w:val="00603720"/>
    <w:rsid w:val="00603FB3"/>
    <w:rsid w:val="0060427C"/>
    <w:rsid w:val="006044C2"/>
    <w:rsid w:val="006044FB"/>
    <w:rsid w:val="00604863"/>
    <w:rsid w:val="00604CC0"/>
    <w:rsid w:val="00604D3E"/>
    <w:rsid w:val="00604EE3"/>
    <w:rsid w:val="006051E6"/>
    <w:rsid w:val="006052DF"/>
    <w:rsid w:val="00605ECB"/>
    <w:rsid w:val="0060654D"/>
    <w:rsid w:val="00606672"/>
    <w:rsid w:val="00606BC3"/>
    <w:rsid w:val="00606E6A"/>
    <w:rsid w:val="00607835"/>
    <w:rsid w:val="00607A69"/>
    <w:rsid w:val="00607E11"/>
    <w:rsid w:val="0061005D"/>
    <w:rsid w:val="00610381"/>
    <w:rsid w:val="00610463"/>
    <w:rsid w:val="006104BA"/>
    <w:rsid w:val="006106CF"/>
    <w:rsid w:val="0061076F"/>
    <w:rsid w:val="00610B14"/>
    <w:rsid w:val="00610BE6"/>
    <w:rsid w:val="00611341"/>
    <w:rsid w:val="00611689"/>
    <w:rsid w:val="00611BAA"/>
    <w:rsid w:val="00612019"/>
    <w:rsid w:val="006124F3"/>
    <w:rsid w:val="0061258B"/>
    <w:rsid w:val="00612C8B"/>
    <w:rsid w:val="00612F82"/>
    <w:rsid w:val="00613187"/>
    <w:rsid w:val="0061360B"/>
    <w:rsid w:val="00613F06"/>
    <w:rsid w:val="00614202"/>
    <w:rsid w:val="006142CE"/>
    <w:rsid w:val="006143F5"/>
    <w:rsid w:val="00614B56"/>
    <w:rsid w:val="00614E0E"/>
    <w:rsid w:val="00614E2D"/>
    <w:rsid w:val="00615167"/>
    <w:rsid w:val="006159A2"/>
    <w:rsid w:val="00615DC8"/>
    <w:rsid w:val="00615ED6"/>
    <w:rsid w:val="0061647A"/>
    <w:rsid w:val="006164AA"/>
    <w:rsid w:val="006166CE"/>
    <w:rsid w:val="00617864"/>
    <w:rsid w:val="00617A40"/>
    <w:rsid w:val="00617EF3"/>
    <w:rsid w:val="00620335"/>
    <w:rsid w:val="0062104A"/>
    <w:rsid w:val="006215D1"/>
    <w:rsid w:val="006215E1"/>
    <w:rsid w:val="006219C5"/>
    <w:rsid w:val="00621B6E"/>
    <w:rsid w:val="00621DDB"/>
    <w:rsid w:val="006223B4"/>
    <w:rsid w:val="0062275A"/>
    <w:rsid w:val="00622AE5"/>
    <w:rsid w:val="00623AD4"/>
    <w:rsid w:val="00623ED9"/>
    <w:rsid w:val="006241E4"/>
    <w:rsid w:val="0062470E"/>
    <w:rsid w:val="00624AFB"/>
    <w:rsid w:val="00624BAC"/>
    <w:rsid w:val="006251E3"/>
    <w:rsid w:val="00626352"/>
    <w:rsid w:val="00626D11"/>
    <w:rsid w:val="00627341"/>
    <w:rsid w:val="00627AE4"/>
    <w:rsid w:val="00627D88"/>
    <w:rsid w:val="00627EF9"/>
    <w:rsid w:val="0063004A"/>
    <w:rsid w:val="006302CF"/>
    <w:rsid w:val="00630915"/>
    <w:rsid w:val="0063153A"/>
    <w:rsid w:val="0063157F"/>
    <w:rsid w:val="00631EDA"/>
    <w:rsid w:val="00632222"/>
    <w:rsid w:val="00632E20"/>
    <w:rsid w:val="0063328B"/>
    <w:rsid w:val="00633ABB"/>
    <w:rsid w:val="00633FE8"/>
    <w:rsid w:val="00634E82"/>
    <w:rsid w:val="006361C8"/>
    <w:rsid w:val="00636A1F"/>
    <w:rsid w:val="0063773A"/>
    <w:rsid w:val="00637897"/>
    <w:rsid w:val="00637935"/>
    <w:rsid w:val="00637FE1"/>
    <w:rsid w:val="00640D06"/>
    <w:rsid w:val="00640DC7"/>
    <w:rsid w:val="00640E9C"/>
    <w:rsid w:val="00641457"/>
    <w:rsid w:val="00641711"/>
    <w:rsid w:val="00641713"/>
    <w:rsid w:val="00641871"/>
    <w:rsid w:val="00641ECC"/>
    <w:rsid w:val="00642046"/>
    <w:rsid w:val="006424C0"/>
    <w:rsid w:val="0064251F"/>
    <w:rsid w:val="0064254A"/>
    <w:rsid w:val="0064276C"/>
    <w:rsid w:val="00642927"/>
    <w:rsid w:val="006429BB"/>
    <w:rsid w:val="00642B72"/>
    <w:rsid w:val="0064318B"/>
    <w:rsid w:val="0064342C"/>
    <w:rsid w:val="00643A34"/>
    <w:rsid w:val="006442B2"/>
    <w:rsid w:val="006444D7"/>
    <w:rsid w:val="00644530"/>
    <w:rsid w:val="00644690"/>
    <w:rsid w:val="00644DD8"/>
    <w:rsid w:val="00644EFE"/>
    <w:rsid w:val="006450EB"/>
    <w:rsid w:val="006455A5"/>
    <w:rsid w:val="00645B13"/>
    <w:rsid w:val="00645C8A"/>
    <w:rsid w:val="00646008"/>
    <w:rsid w:val="0064600F"/>
    <w:rsid w:val="006461FC"/>
    <w:rsid w:val="0064646F"/>
    <w:rsid w:val="0064672B"/>
    <w:rsid w:val="00646DDA"/>
    <w:rsid w:val="0064749F"/>
    <w:rsid w:val="00647BE6"/>
    <w:rsid w:val="006503FD"/>
    <w:rsid w:val="00650F9E"/>
    <w:rsid w:val="0065107B"/>
    <w:rsid w:val="006511E2"/>
    <w:rsid w:val="006512F1"/>
    <w:rsid w:val="006519F4"/>
    <w:rsid w:val="00651D6D"/>
    <w:rsid w:val="00652234"/>
    <w:rsid w:val="006527E9"/>
    <w:rsid w:val="00652AF8"/>
    <w:rsid w:val="0065301D"/>
    <w:rsid w:val="006532C0"/>
    <w:rsid w:val="006535A0"/>
    <w:rsid w:val="00653877"/>
    <w:rsid w:val="006539C6"/>
    <w:rsid w:val="00653FA2"/>
    <w:rsid w:val="00653FBD"/>
    <w:rsid w:val="006540E2"/>
    <w:rsid w:val="0065412A"/>
    <w:rsid w:val="006549CE"/>
    <w:rsid w:val="00654EDF"/>
    <w:rsid w:val="006553A6"/>
    <w:rsid w:val="00655BDF"/>
    <w:rsid w:val="00656011"/>
    <w:rsid w:val="00657061"/>
    <w:rsid w:val="006570D8"/>
    <w:rsid w:val="00657241"/>
    <w:rsid w:val="00657271"/>
    <w:rsid w:val="006577C4"/>
    <w:rsid w:val="006600F4"/>
    <w:rsid w:val="00660369"/>
    <w:rsid w:val="00660591"/>
    <w:rsid w:val="00660674"/>
    <w:rsid w:val="00661272"/>
    <w:rsid w:val="00661642"/>
    <w:rsid w:val="0066203A"/>
    <w:rsid w:val="0066233E"/>
    <w:rsid w:val="00662762"/>
    <w:rsid w:val="006629DF"/>
    <w:rsid w:val="00663112"/>
    <w:rsid w:val="00663291"/>
    <w:rsid w:val="0066359F"/>
    <w:rsid w:val="006637D1"/>
    <w:rsid w:val="006637DB"/>
    <w:rsid w:val="006639D1"/>
    <w:rsid w:val="00664037"/>
    <w:rsid w:val="00664152"/>
    <w:rsid w:val="00664843"/>
    <w:rsid w:val="00664C2E"/>
    <w:rsid w:val="0066540B"/>
    <w:rsid w:val="00665D43"/>
    <w:rsid w:val="0066615F"/>
    <w:rsid w:val="006662F9"/>
    <w:rsid w:val="00666A11"/>
    <w:rsid w:val="00666BD1"/>
    <w:rsid w:val="0066714E"/>
    <w:rsid w:val="00667583"/>
    <w:rsid w:val="00667926"/>
    <w:rsid w:val="00667A30"/>
    <w:rsid w:val="00667B30"/>
    <w:rsid w:val="00667BC9"/>
    <w:rsid w:val="00667C3A"/>
    <w:rsid w:val="0067022F"/>
    <w:rsid w:val="00670D81"/>
    <w:rsid w:val="00671178"/>
    <w:rsid w:val="00671269"/>
    <w:rsid w:val="0067196E"/>
    <w:rsid w:val="00671C61"/>
    <w:rsid w:val="00672061"/>
    <w:rsid w:val="00672D5A"/>
    <w:rsid w:val="006736EB"/>
    <w:rsid w:val="0067375B"/>
    <w:rsid w:val="00673D7C"/>
    <w:rsid w:val="0067402B"/>
    <w:rsid w:val="0067466C"/>
    <w:rsid w:val="0067471A"/>
    <w:rsid w:val="00674C58"/>
    <w:rsid w:val="00674F06"/>
    <w:rsid w:val="0067561A"/>
    <w:rsid w:val="00675885"/>
    <w:rsid w:val="00675CD6"/>
    <w:rsid w:val="00675F50"/>
    <w:rsid w:val="00675FA4"/>
    <w:rsid w:val="006768ED"/>
    <w:rsid w:val="006771FE"/>
    <w:rsid w:val="0067732E"/>
    <w:rsid w:val="006778C9"/>
    <w:rsid w:val="00677923"/>
    <w:rsid w:val="00677A2B"/>
    <w:rsid w:val="00677BBD"/>
    <w:rsid w:val="00677EC8"/>
    <w:rsid w:val="00677FEF"/>
    <w:rsid w:val="006800DB"/>
    <w:rsid w:val="00680421"/>
    <w:rsid w:val="00680A2B"/>
    <w:rsid w:val="00681295"/>
    <w:rsid w:val="006813E7"/>
    <w:rsid w:val="00681464"/>
    <w:rsid w:val="00681838"/>
    <w:rsid w:val="00681BA3"/>
    <w:rsid w:val="00681D19"/>
    <w:rsid w:val="00681EDB"/>
    <w:rsid w:val="00683011"/>
    <w:rsid w:val="00683462"/>
    <w:rsid w:val="00683A80"/>
    <w:rsid w:val="00683EA2"/>
    <w:rsid w:val="00684329"/>
    <w:rsid w:val="0068437C"/>
    <w:rsid w:val="0068438B"/>
    <w:rsid w:val="00684464"/>
    <w:rsid w:val="00684B91"/>
    <w:rsid w:val="006857A4"/>
    <w:rsid w:val="006858E6"/>
    <w:rsid w:val="00685C30"/>
    <w:rsid w:val="00685D03"/>
    <w:rsid w:val="00685EEA"/>
    <w:rsid w:val="006864F3"/>
    <w:rsid w:val="006869EA"/>
    <w:rsid w:val="00686C7A"/>
    <w:rsid w:val="00686EBE"/>
    <w:rsid w:val="00686FFD"/>
    <w:rsid w:val="006874CA"/>
    <w:rsid w:val="006877F5"/>
    <w:rsid w:val="0069006F"/>
    <w:rsid w:val="00690940"/>
    <w:rsid w:val="00690DDD"/>
    <w:rsid w:val="00691ABA"/>
    <w:rsid w:val="00692BD3"/>
    <w:rsid w:val="00692BE1"/>
    <w:rsid w:val="00692D29"/>
    <w:rsid w:val="00692F45"/>
    <w:rsid w:val="006937E8"/>
    <w:rsid w:val="00693A55"/>
    <w:rsid w:val="00693EBF"/>
    <w:rsid w:val="0069410C"/>
    <w:rsid w:val="006943FE"/>
    <w:rsid w:val="00694535"/>
    <w:rsid w:val="006949E8"/>
    <w:rsid w:val="00694A0C"/>
    <w:rsid w:val="00694CD2"/>
    <w:rsid w:val="00695004"/>
    <w:rsid w:val="00695542"/>
    <w:rsid w:val="006955D9"/>
    <w:rsid w:val="00696225"/>
    <w:rsid w:val="006967C9"/>
    <w:rsid w:val="00697ECC"/>
    <w:rsid w:val="006A0ADB"/>
    <w:rsid w:val="006A0C71"/>
    <w:rsid w:val="006A1020"/>
    <w:rsid w:val="006A137C"/>
    <w:rsid w:val="006A144A"/>
    <w:rsid w:val="006A1C9E"/>
    <w:rsid w:val="006A1D4A"/>
    <w:rsid w:val="006A1DB1"/>
    <w:rsid w:val="006A1FED"/>
    <w:rsid w:val="006A2896"/>
    <w:rsid w:val="006A29AB"/>
    <w:rsid w:val="006A2B8E"/>
    <w:rsid w:val="006A30C7"/>
    <w:rsid w:val="006A31A1"/>
    <w:rsid w:val="006A3448"/>
    <w:rsid w:val="006A379D"/>
    <w:rsid w:val="006A39C3"/>
    <w:rsid w:val="006A3E03"/>
    <w:rsid w:val="006A3EA0"/>
    <w:rsid w:val="006A493E"/>
    <w:rsid w:val="006A4E1D"/>
    <w:rsid w:val="006A50A2"/>
    <w:rsid w:val="006A563D"/>
    <w:rsid w:val="006A5821"/>
    <w:rsid w:val="006A58B4"/>
    <w:rsid w:val="006A6AAC"/>
    <w:rsid w:val="006A6DFC"/>
    <w:rsid w:val="006A70E2"/>
    <w:rsid w:val="006A7244"/>
    <w:rsid w:val="006A76B4"/>
    <w:rsid w:val="006A770F"/>
    <w:rsid w:val="006A7739"/>
    <w:rsid w:val="006A7912"/>
    <w:rsid w:val="006A7C0D"/>
    <w:rsid w:val="006A7EDE"/>
    <w:rsid w:val="006B0319"/>
    <w:rsid w:val="006B0745"/>
    <w:rsid w:val="006B0900"/>
    <w:rsid w:val="006B1AB2"/>
    <w:rsid w:val="006B1F73"/>
    <w:rsid w:val="006B2491"/>
    <w:rsid w:val="006B26B1"/>
    <w:rsid w:val="006B2F14"/>
    <w:rsid w:val="006B31E0"/>
    <w:rsid w:val="006B3838"/>
    <w:rsid w:val="006B39AE"/>
    <w:rsid w:val="006B3CA4"/>
    <w:rsid w:val="006B3D65"/>
    <w:rsid w:val="006B4337"/>
    <w:rsid w:val="006B5C99"/>
    <w:rsid w:val="006B5D88"/>
    <w:rsid w:val="006B5E22"/>
    <w:rsid w:val="006B607A"/>
    <w:rsid w:val="006B6346"/>
    <w:rsid w:val="006B63AB"/>
    <w:rsid w:val="006B6447"/>
    <w:rsid w:val="006B6892"/>
    <w:rsid w:val="006B68EB"/>
    <w:rsid w:val="006B68EF"/>
    <w:rsid w:val="006B7544"/>
    <w:rsid w:val="006B7912"/>
    <w:rsid w:val="006C0D58"/>
    <w:rsid w:val="006C0E08"/>
    <w:rsid w:val="006C103E"/>
    <w:rsid w:val="006C1312"/>
    <w:rsid w:val="006C170C"/>
    <w:rsid w:val="006C177F"/>
    <w:rsid w:val="006C1781"/>
    <w:rsid w:val="006C1988"/>
    <w:rsid w:val="006C1FC1"/>
    <w:rsid w:val="006C22E4"/>
    <w:rsid w:val="006C246E"/>
    <w:rsid w:val="006C349C"/>
    <w:rsid w:val="006C37B6"/>
    <w:rsid w:val="006C39C5"/>
    <w:rsid w:val="006C3DAE"/>
    <w:rsid w:val="006C423B"/>
    <w:rsid w:val="006C4513"/>
    <w:rsid w:val="006C5078"/>
    <w:rsid w:val="006C5322"/>
    <w:rsid w:val="006C5346"/>
    <w:rsid w:val="006C5498"/>
    <w:rsid w:val="006C5535"/>
    <w:rsid w:val="006C5731"/>
    <w:rsid w:val="006C5906"/>
    <w:rsid w:val="006C5DC1"/>
    <w:rsid w:val="006C6A05"/>
    <w:rsid w:val="006C6B44"/>
    <w:rsid w:val="006C6B6D"/>
    <w:rsid w:val="006C6BA1"/>
    <w:rsid w:val="006C6C00"/>
    <w:rsid w:val="006C6D40"/>
    <w:rsid w:val="006C7648"/>
    <w:rsid w:val="006C769C"/>
    <w:rsid w:val="006D0096"/>
    <w:rsid w:val="006D0277"/>
    <w:rsid w:val="006D0B6A"/>
    <w:rsid w:val="006D0EDC"/>
    <w:rsid w:val="006D1281"/>
    <w:rsid w:val="006D132A"/>
    <w:rsid w:val="006D142A"/>
    <w:rsid w:val="006D146B"/>
    <w:rsid w:val="006D1666"/>
    <w:rsid w:val="006D1751"/>
    <w:rsid w:val="006D1BC8"/>
    <w:rsid w:val="006D20D2"/>
    <w:rsid w:val="006D2CA8"/>
    <w:rsid w:val="006D30A7"/>
    <w:rsid w:val="006D3281"/>
    <w:rsid w:val="006D3F55"/>
    <w:rsid w:val="006D43E5"/>
    <w:rsid w:val="006D526A"/>
    <w:rsid w:val="006D52FF"/>
    <w:rsid w:val="006D614D"/>
    <w:rsid w:val="006D676C"/>
    <w:rsid w:val="006D6845"/>
    <w:rsid w:val="006D6A89"/>
    <w:rsid w:val="006D6E3D"/>
    <w:rsid w:val="006D7583"/>
    <w:rsid w:val="006D7F79"/>
    <w:rsid w:val="006D7FF9"/>
    <w:rsid w:val="006E0074"/>
    <w:rsid w:val="006E0D14"/>
    <w:rsid w:val="006E0EA6"/>
    <w:rsid w:val="006E1618"/>
    <w:rsid w:val="006E1D4E"/>
    <w:rsid w:val="006E26E8"/>
    <w:rsid w:val="006E2BB9"/>
    <w:rsid w:val="006E2EC2"/>
    <w:rsid w:val="006E4085"/>
    <w:rsid w:val="006E413E"/>
    <w:rsid w:val="006E44EB"/>
    <w:rsid w:val="006E44F7"/>
    <w:rsid w:val="006E4717"/>
    <w:rsid w:val="006E4A2C"/>
    <w:rsid w:val="006E4C62"/>
    <w:rsid w:val="006E4D5C"/>
    <w:rsid w:val="006E5862"/>
    <w:rsid w:val="006E5951"/>
    <w:rsid w:val="006E5A3B"/>
    <w:rsid w:val="006E5D07"/>
    <w:rsid w:val="006E6307"/>
    <w:rsid w:val="006E64F5"/>
    <w:rsid w:val="006E66A5"/>
    <w:rsid w:val="006E69BE"/>
    <w:rsid w:val="006E6A41"/>
    <w:rsid w:val="006E6C6E"/>
    <w:rsid w:val="006E6EB3"/>
    <w:rsid w:val="006E7004"/>
    <w:rsid w:val="006E70ED"/>
    <w:rsid w:val="006E7334"/>
    <w:rsid w:val="006E7456"/>
    <w:rsid w:val="006E7555"/>
    <w:rsid w:val="006E79EC"/>
    <w:rsid w:val="006F04A5"/>
    <w:rsid w:val="006F04F4"/>
    <w:rsid w:val="006F0702"/>
    <w:rsid w:val="006F1208"/>
    <w:rsid w:val="006F151C"/>
    <w:rsid w:val="006F1688"/>
    <w:rsid w:val="006F2FAC"/>
    <w:rsid w:val="006F32AC"/>
    <w:rsid w:val="006F394A"/>
    <w:rsid w:val="006F40C4"/>
    <w:rsid w:val="006F46AC"/>
    <w:rsid w:val="006F4818"/>
    <w:rsid w:val="006F4BC1"/>
    <w:rsid w:val="006F4CEB"/>
    <w:rsid w:val="006F4D14"/>
    <w:rsid w:val="006F4FBE"/>
    <w:rsid w:val="006F55AE"/>
    <w:rsid w:val="006F56A8"/>
    <w:rsid w:val="006F58DD"/>
    <w:rsid w:val="006F5D31"/>
    <w:rsid w:val="006F5FAB"/>
    <w:rsid w:val="006F68AD"/>
    <w:rsid w:val="006F6E57"/>
    <w:rsid w:val="006F6E6F"/>
    <w:rsid w:val="006F7028"/>
    <w:rsid w:val="006F7C4A"/>
    <w:rsid w:val="007005C1"/>
    <w:rsid w:val="00700DAA"/>
    <w:rsid w:val="00701191"/>
    <w:rsid w:val="007011EB"/>
    <w:rsid w:val="00701806"/>
    <w:rsid w:val="00701BF4"/>
    <w:rsid w:val="007026A5"/>
    <w:rsid w:val="00702801"/>
    <w:rsid w:val="00702DE8"/>
    <w:rsid w:val="00702EAF"/>
    <w:rsid w:val="00702ED4"/>
    <w:rsid w:val="00702F41"/>
    <w:rsid w:val="00702FF5"/>
    <w:rsid w:val="0070311D"/>
    <w:rsid w:val="00703444"/>
    <w:rsid w:val="007037D0"/>
    <w:rsid w:val="007038B6"/>
    <w:rsid w:val="00703958"/>
    <w:rsid w:val="0070396E"/>
    <w:rsid w:val="00703A41"/>
    <w:rsid w:val="00703B44"/>
    <w:rsid w:val="00704A1B"/>
    <w:rsid w:val="00704E62"/>
    <w:rsid w:val="00705650"/>
    <w:rsid w:val="00705761"/>
    <w:rsid w:val="00705C1D"/>
    <w:rsid w:val="00705F0C"/>
    <w:rsid w:val="007060A4"/>
    <w:rsid w:val="00706610"/>
    <w:rsid w:val="00706DD3"/>
    <w:rsid w:val="007075D1"/>
    <w:rsid w:val="00710A21"/>
    <w:rsid w:val="00711174"/>
    <w:rsid w:val="007111F2"/>
    <w:rsid w:val="007114D2"/>
    <w:rsid w:val="00711612"/>
    <w:rsid w:val="00711F3A"/>
    <w:rsid w:val="007125A0"/>
    <w:rsid w:val="00712752"/>
    <w:rsid w:val="007128D5"/>
    <w:rsid w:val="00712B5F"/>
    <w:rsid w:val="00712EB9"/>
    <w:rsid w:val="007132A5"/>
    <w:rsid w:val="007135A1"/>
    <w:rsid w:val="00713600"/>
    <w:rsid w:val="007139D9"/>
    <w:rsid w:val="007139F1"/>
    <w:rsid w:val="00713CB4"/>
    <w:rsid w:val="00713EF8"/>
    <w:rsid w:val="00714505"/>
    <w:rsid w:val="00714FB9"/>
    <w:rsid w:val="00715311"/>
    <w:rsid w:val="007154EF"/>
    <w:rsid w:val="0071568F"/>
    <w:rsid w:val="00715BF7"/>
    <w:rsid w:val="00715E91"/>
    <w:rsid w:val="00716035"/>
    <w:rsid w:val="00716429"/>
    <w:rsid w:val="00716831"/>
    <w:rsid w:val="00716A32"/>
    <w:rsid w:val="00717C36"/>
    <w:rsid w:val="00717E53"/>
    <w:rsid w:val="007202F2"/>
    <w:rsid w:val="0072068B"/>
    <w:rsid w:val="00720AC1"/>
    <w:rsid w:val="00721865"/>
    <w:rsid w:val="00721D9C"/>
    <w:rsid w:val="00721DED"/>
    <w:rsid w:val="0072234D"/>
    <w:rsid w:val="007223BD"/>
    <w:rsid w:val="00722723"/>
    <w:rsid w:val="0072304A"/>
    <w:rsid w:val="00723766"/>
    <w:rsid w:val="0072461B"/>
    <w:rsid w:val="007248AD"/>
    <w:rsid w:val="00725069"/>
    <w:rsid w:val="007255F5"/>
    <w:rsid w:val="0072568E"/>
    <w:rsid w:val="00725DBA"/>
    <w:rsid w:val="007260D9"/>
    <w:rsid w:val="00726363"/>
    <w:rsid w:val="00726D69"/>
    <w:rsid w:val="007270C0"/>
    <w:rsid w:val="007275AC"/>
    <w:rsid w:val="00727604"/>
    <w:rsid w:val="00727F8F"/>
    <w:rsid w:val="00730012"/>
    <w:rsid w:val="00730100"/>
    <w:rsid w:val="0073059B"/>
    <w:rsid w:val="00730A27"/>
    <w:rsid w:val="007312D6"/>
    <w:rsid w:val="007313C3"/>
    <w:rsid w:val="00731A56"/>
    <w:rsid w:val="00731E0F"/>
    <w:rsid w:val="00732821"/>
    <w:rsid w:val="00732B27"/>
    <w:rsid w:val="00733452"/>
    <w:rsid w:val="00733588"/>
    <w:rsid w:val="007337A8"/>
    <w:rsid w:val="00733A3A"/>
    <w:rsid w:val="00733A74"/>
    <w:rsid w:val="00733B3B"/>
    <w:rsid w:val="00734164"/>
    <w:rsid w:val="007342DD"/>
    <w:rsid w:val="00734ADF"/>
    <w:rsid w:val="00735647"/>
    <w:rsid w:val="00735BC1"/>
    <w:rsid w:val="00736731"/>
    <w:rsid w:val="00736C1C"/>
    <w:rsid w:val="00736D66"/>
    <w:rsid w:val="00737046"/>
    <w:rsid w:val="007370DD"/>
    <w:rsid w:val="00737B00"/>
    <w:rsid w:val="00737CEE"/>
    <w:rsid w:val="00740583"/>
    <w:rsid w:val="00740CEC"/>
    <w:rsid w:val="007410B6"/>
    <w:rsid w:val="00741315"/>
    <w:rsid w:val="00741589"/>
    <w:rsid w:val="00741C35"/>
    <w:rsid w:val="0074225C"/>
    <w:rsid w:val="007427ED"/>
    <w:rsid w:val="00742A94"/>
    <w:rsid w:val="00742DAE"/>
    <w:rsid w:val="00742F72"/>
    <w:rsid w:val="00743AD2"/>
    <w:rsid w:val="00744555"/>
    <w:rsid w:val="00744FBE"/>
    <w:rsid w:val="00745395"/>
    <w:rsid w:val="00745F49"/>
    <w:rsid w:val="00746B69"/>
    <w:rsid w:val="00746B98"/>
    <w:rsid w:val="00746E4E"/>
    <w:rsid w:val="007473F3"/>
    <w:rsid w:val="007475CB"/>
    <w:rsid w:val="00747BFE"/>
    <w:rsid w:val="00747C54"/>
    <w:rsid w:val="00747E3F"/>
    <w:rsid w:val="007502D0"/>
    <w:rsid w:val="007506AC"/>
    <w:rsid w:val="0075095F"/>
    <w:rsid w:val="00750D46"/>
    <w:rsid w:val="00750FE0"/>
    <w:rsid w:val="0075129A"/>
    <w:rsid w:val="00751E32"/>
    <w:rsid w:val="00752436"/>
    <w:rsid w:val="00752504"/>
    <w:rsid w:val="0075265A"/>
    <w:rsid w:val="00752A1B"/>
    <w:rsid w:val="00752E99"/>
    <w:rsid w:val="0075416C"/>
    <w:rsid w:val="00754AE8"/>
    <w:rsid w:val="00754C9B"/>
    <w:rsid w:val="007554BA"/>
    <w:rsid w:val="00755557"/>
    <w:rsid w:val="007556F7"/>
    <w:rsid w:val="0075596F"/>
    <w:rsid w:val="00756CB6"/>
    <w:rsid w:val="00757520"/>
    <w:rsid w:val="00757635"/>
    <w:rsid w:val="007577D8"/>
    <w:rsid w:val="00757887"/>
    <w:rsid w:val="007578F3"/>
    <w:rsid w:val="0075799E"/>
    <w:rsid w:val="00757E05"/>
    <w:rsid w:val="00757F04"/>
    <w:rsid w:val="00760697"/>
    <w:rsid w:val="007607B5"/>
    <w:rsid w:val="00760A1B"/>
    <w:rsid w:val="00760D00"/>
    <w:rsid w:val="00760FF9"/>
    <w:rsid w:val="007611BE"/>
    <w:rsid w:val="0076137D"/>
    <w:rsid w:val="00761FCF"/>
    <w:rsid w:val="007626BE"/>
    <w:rsid w:val="007629A5"/>
    <w:rsid w:val="00763074"/>
    <w:rsid w:val="00763092"/>
    <w:rsid w:val="0076371A"/>
    <w:rsid w:val="007654BD"/>
    <w:rsid w:val="0076611B"/>
    <w:rsid w:val="00766191"/>
    <w:rsid w:val="00766880"/>
    <w:rsid w:val="007669F6"/>
    <w:rsid w:val="007670AE"/>
    <w:rsid w:val="00767375"/>
    <w:rsid w:val="007710FE"/>
    <w:rsid w:val="00771505"/>
    <w:rsid w:val="007719E7"/>
    <w:rsid w:val="00771A8A"/>
    <w:rsid w:val="00771B49"/>
    <w:rsid w:val="00771BE1"/>
    <w:rsid w:val="007730D0"/>
    <w:rsid w:val="007732A6"/>
    <w:rsid w:val="0077392E"/>
    <w:rsid w:val="007739F8"/>
    <w:rsid w:val="00773ACC"/>
    <w:rsid w:val="00773B4B"/>
    <w:rsid w:val="00773C5D"/>
    <w:rsid w:val="00773CFC"/>
    <w:rsid w:val="00773DDC"/>
    <w:rsid w:val="00774A02"/>
    <w:rsid w:val="00774F81"/>
    <w:rsid w:val="00775D94"/>
    <w:rsid w:val="00775F50"/>
    <w:rsid w:val="00776BB2"/>
    <w:rsid w:val="0077712E"/>
    <w:rsid w:val="007773B3"/>
    <w:rsid w:val="00777687"/>
    <w:rsid w:val="00777A52"/>
    <w:rsid w:val="0078059A"/>
    <w:rsid w:val="00780C26"/>
    <w:rsid w:val="00780C66"/>
    <w:rsid w:val="0078131C"/>
    <w:rsid w:val="0078141E"/>
    <w:rsid w:val="007818B1"/>
    <w:rsid w:val="00781BE7"/>
    <w:rsid w:val="00781EBD"/>
    <w:rsid w:val="007830CD"/>
    <w:rsid w:val="0078317B"/>
    <w:rsid w:val="007835F4"/>
    <w:rsid w:val="00783770"/>
    <w:rsid w:val="007839F9"/>
    <w:rsid w:val="00783BB0"/>
    <w:rsid w:val="007841A0"/>
    <w:rsid w:val="0078476A"/>
    <w:rsid w:val="0078543B"/>
    <w:rsid w:val="007859B2"/>
    <w:rsid w:val="0078698E"/>
    <w:rsid w:val="00787087"/>
    <w:rsid w:val="00787BBD"/>
    <w:rsid w:val="00790951"/>
    <w:rsid w:val="00790C1E"/>
    <w:rsid w:val="00790F8E"/>
    <w:rsid w:val="007917A4"/>
    <w:rsid w:val="00792CB6"/>
    <w:rsid w:val="007930F6"/>
    <w:rsid w:val="007930FE"/>
    <w:rsid w:val="007935A4"/>
    <w:rsid w:val="00794581"/>
    <w:rsid w:val="0079459F"/>
    <w:rsid w:val="00794882"/>
    <w:rsid w:val="0079497A"/>
    <w:rsid w:val="007949DC"/>
    <w:rsid w:val="00794FEB"/>
    <w:rsid w:val="00795172"/>
    <w:rsid w:val="007951B5"/>
    <w:rsid w:val="00795B1B"/>
    <w:rsid w:val="00795B67"/>
    <w:rsid w:val="00795D73"/>
    <w:rsid w:val="00795DB6"/>
    <w:rsid w:val="00796298"/>
    <w:rsid w:val="00796777"/>
    <w:rsid w:val="00796AFA"/>
    <w:rsid w:val="00796DAA"/>
    <w:rsid w:val="00797068"/>
    <w:rsid w:val="007973FD"/>
    <w:rsid w:val="007975C1"/>
    <w:rsid w:val="007A01D5"/>
    <w:rsid w:val="007A079B"/>
    <w:rsid w:val="007A08EB"/>
    <w:rsid w:val="007A0AC2"/>
    <w:rsid w:val="007A0EA8"/>
    <w:rsid w:val="007A1B2C"/>
    <w:rsid w:val="007A1C9E"/>
    <w:rsid w:val="007A1CE5"/>
    <w:rsid w:val="007A2069"/>
    <w:rsid w:val="007A2935"/>
    <w:rsid w:val="007A2D8A"/>
    <w:rsid w:val="007A2E66"/>
    <w:rsid w:val="007A30DC"/>
    <w:rsid w:val="007A3117"/>
    <w:rsid w:val="007A375A"/>
    <w:rsid w:val="007A37EB"/>
    <w:rsid w:val="007A411B"/>
    <w:rsid w:val="007A441C"/>
    <w:rsid w:val="007A4F66"/>
    <w:rsid w:val="007A4FB4"/>
    <w:rsid w:val="007A524E"/>
    <w:rsid w:val="007A55DB"/>
    <w:rsid w:val="007A603A"/>
    <w:rsid w:val="007A6057"/>
    <w:rsid w:val="007A6C2E"/>
    <w:rsid w:val="007A7C7C"/>
    <w:rsid w:val="007A7CCF"/>
    <w:rsid w:val="007A7E1B"/>
    <w:rsid w:val="007B08BE"/>
    <w:rsid w:val="007B0C01"/>
    <w:rsid w:val="007B17B5"/>
    <w:rsid w:val="007B1E9B"/>
    <w:rsid w:val="007B1FAC"/>
    <w:rsid w:val="007B1FF3"/>
    <w:rsid w:val="007B20BA"/>
    <w:rsid w:val="007B2701"/>
    <w:rsid w:val="007B2732"/>
    <w:rsid w:val="007B295B"/>
    <w:rsid w:val="007B334D"/>
    <w:rsid w:val="007B34AD"/>
    <w:rsid w:val="007B3720"/>
    <w:rsid w:val="007B38AA"/>
    <w:rsid w:val="007B4EDB"/>
    <w:rsid w:val="007B51CC"/>
    <w:rsid w:val="007B6111"/>
    <w:rsid w:val="007B615E"/>
    <w:rsid w:val="007B6DBB"/>
    <w:rsid w:val="007B6F9A"/>
    <w:rsid w:val="007C10E3"/>
    <w:rsid w:val="007C1AB2"/>
    <w:rsid w:val="007C2557"/>
    <w:rsid w:val="007C26CE"/>
    <w:rsid w:val="007C2BAA"/>
    <w:rsid w:val="007C2BDF"/>
    <w:rsid w:val="007C2BE4"/>
    <w:rsid w:val="007C3130"/>
    <w:rsid w:val="007C3327"/>
    <w:rsid w:val="007C4157"/>
    <w:rsid w:val="007C503C"/>
    <w:rsid w:val="007C55BE"/>
    <w:rsid w:val="007C57B8"/>
    <w:rsid w:val="007C59C7"/>
    <w:rsid w:val="007C75F3"/>
    <w:rsid w:val="007C78CB"/>
    <w:rsid w:val="007C7B5E"/>
    <w:rsid w:val="007C7C4B"/>
    <w:rsid w:val="007C7D12"/>
    <w:rsid w:val="007D086C"/>
    <w:rsid w:val="007D143F"/>
    <w:rsid w:val="007D2199"/>
    <w:rsid w:val="007D2A90"/>
    <w:rsid w:val="007D32B7"/>
    <w:rsid w:val="007D33AC"/>
    <w:rsid w:val="007D4402"/>
    <w:rsid w:val="007D4B22"/>
    <w:rsid w:val="007D4C35"/>
    <w:rsid w:val="007D5088"/>
    <w:rsid w:val="007D5250"/>
    <w:rsid w:val="007D5E76"/>
    <w:rsid w:val="007D5F81"/>
    <w:rsid w:val="007D680D"/>
    <w:rsid w:val="007D7654"/>
    <w:rsid w:val="007D78C6"/>
    <w:rsid w:val="007D7D64"/>
    <w:rsid w:val="007D7D83"/>
    <w:rsid w:val="007E003C"/>
    <w:rsid w:val="007E0188"/>
    <w:rsid w:val="007E0258"/>
    <w:rsid w:val="007E1532"/>
    <w:rsid w:val="007E16E0"/>
    <w:rsid w:val="007E1D37"/>
    <w:rsid w:val="007E2028"/>
    <w:rsid w:val="007E2088"/>
    <w:rsid w:val="007E2821"/>
    <w:rsid w:val="007E283D"/>
    <w:rsid w:val="007E2A64"/>
    <w:rsid w:val="007E2C94"/>
    <w:rsid w:val="007E2EC5"/>
    <w:rsid w:val="007E3E42"/>
    <w:rsid w:val="007E4512"/>
    <w:rsid w:val="007E4654"/>
    <w:rsid w:val="007E47CF"/>
    <w:rsid w:val="007E580C"/>
    <w:rsid w:val="007E6570"/>
    <w:rsid w:val="007E665B"/>
    <w:rsid w:val="007E6CE5"/>
    <w:rsid w:val="007E6DCC"/>
    <w:rsid w:val="007E6FFD"/>
    <w:rsid w:val="007E7093"/>
    <w:rsid w:val="007E78BD"/>
    <w:rsid w:val="007E7A9D"/>
    <w:rsid w:val="007E7ED2"/>
    <w:rsid w:val="007F0ECC"/>
    <w:rsid w:val="007F0F23"/>
    <w:rsid w:val="007F117B"/>
    <w:rsid w:val="007F230D"/>
    <w:rsid w:val="007F2435"/>
    <w:rsid w:val="007F294B"/>
    <w:rsid w:val="007F3408"/>
    <w:rsid w:val="007F3569"/>
    <w:rsid w:val="007F37E5"/>
    <w:rsid w:val="007F3B26"/>
    <w:rsid w:val="007F43C6"/>
    <w:rsid w:val="007F4508"/>
    <w:rsid w:val="007F452C"/>
    <w:rsid w:val="007F4D62"/>
    <w:rsid w:val="007F53C8"/>
    <w:rsid w:val="007F5699"/>
    <w:rsid w:val="007F66A3"/>
    <w:rsid w:val="007F66FB"/>
    <w:rsid w:val="007F69B6"/>
    <w:rsid w:val="007F700E"/>
    <w:rsid w:val="007F7151"/>
    <w:rsid w:val="007F77EA"/>
    <w:rsid w:val="007F7F46"/>
    <w:rsid w:val="0080072B"/>
    <w:rsid w:val="008007D1"/>
    <w:rsid w:val="00800A3E"/>
    <w:rsid w:val="00800F12"/>
    <w:rsid w:val="00801D2A"/>
    <w:rsid w:val="00801E6B"/>
    <w:rsid w:val="00801F5A"/>
    <w:rsid w:val="00802705"/>
    <w:rsid w:val="00802F8D"/>
    <w:rsid w:val="0080334B"/>
    <w:rsid w:val="00803588"/>
    <w:rsid w:val="0080406E"/>
    <w:rsid w:val="0080429C"/>
    <w:rsid w:val="008044C1"/>
    <w:rsid w:val="00804573"/>
    <w:rsid w:val="0080478E"/>
    <w:rsid w:val="00804802"/>
    <w:rsid w:val="00804826"/>
    <w:rsid w:val="00804C73"/>
    <w:rsid w:val="008050BB"/>
    <w:rsid w:val="008066E1"/>
    <w:rsid w:val="00806DBE"/>
    <w:rsid w:val="0080723B"/>
    <w:rsid w:val="00807721"/>
    <w:rsid w:val="00810400"/>
    <w:rsid w:val="008104C6"/>
    <w:rsid w:val="008106F5"/>
    <w:rsid w:val="00810C91"/>
    <w:rsid w:val="00810CA1"/>
    <w:rsid w:val="00810ED8"/>
    <w:rsid w:val="00811124"/>
    <w:rsid w:val="008119DF"/>
    <w:rsid w:val="00811B7A"/>
    <w:rsid w:val="0081315D"/>
    <w:rsid w:val="00813908"/>
    <w:rsid w:val="00813917"/>
    <w:rsid w:val="00813CCD"/>
    <w:rsid w:val="00813ECE"/>
    <w:rsid w:val="00813FE4"/>
    <w:rsid w:val="0081402F"/>
    <w:rsid w:val="00814AC5"/>
    <w:rsid w:val="00815516"/>
    <w:rsid w:val="00815868"/>
    <w:rsid w:val="00815C2A"/>
    <w:rsid w:val="00815E88"/>
    <w:rsid w:val="00816347"/>
    <w:rsid w:val="0081646D"/>
    <w:rsid w:val="00816925"/>
    <w:rsid w:val="00816C19"/>
    <w:rsid w:val="00816E57"/>
    <w:rsid w:val="00816F21"/>
    <w:rsid w:val="008171FA"/>
    <w:rsid w:val="0081726A"/>
    <w:rsid w:val="00820249"/>
    <w:rsid w:val="00820E06"/>
    <w:rsid w:val="00820FCB"/>
    <w:rsid w:val="008211C1"/>
    <w:rsid w:val="008218E8"/>
    <w:rsid w:val="00822CD0"/>
    <w:rsid w:val="00822D41"/>
    <w:rsid w:val="008236A7"/>
    <w:rsid w:val="00823B8E"/>
    <w:rsid w:val="00823DF5"/>
    <w:rsid w:val="0082421D"/>
    <w:rsid w:val="008249C2"/>
    <w:rsid w:val="00824A8F"/>
    <w:rsid w:val="00824BBA"/>
    <w:rsid w:val="00824E18"/>
    <w:rsid w:val="00825CF3"/>
    <w:rsid w:val="00827FD6"/>
    <w:rsid w:val="0083021F"/>
    <w:rsid w:val="0083066C"/>
    <w:rsid w:val="00830898"/>
    <w:rsid w:val="00831677"/>
    <w:rsid w:val="008317DA"/>
    <w:rsid w:val="00831979"/>
    <w:rsid w:val="008322AC"/>
    <w:rsid w:val="00832377"/>
    <w:rsid w:val="00832C3E"/>
    <w:rsid w:val="00832D6B"/>
    <w:rsid w:val="008332F9"/>
    <w:rsid w:val="00833659"/>
    <w:rsid w:val="008336F3"/>
    <w:rsid w:val="00834391"/>
    <w:rsid w:val="00835061"/>
    <w:rsid w:val="008354F6"/>
    <w:rsid w:val="00835592"/>
    <w:rsid w:val="008357AD"/>
    <w:rsid w:val="008366B9"/>
    <w:rsid w:val="00836E94"/>
    <w:rsid w:val="008374B9"/>
    <w:rsid w:val="0083754D"/>
    <w:rsid w:val="00837A85"/>
    <w:rsid w:val="00837BA7"/>
    <w:rsid w:val="00837C09"/>
    <w:rsid w:val="008402A4"/>
    <w:rsid w:val="0084057B"/>
    <w:rsid w:val="008409C6"/>
    <w:rsid w:val="00840F97"/>
    <w:rsid w:val="00841B28"/>
    <w:rsid w:val="00841DEA"/>
    <w:rsid w:val="00841FC7"/>
    <w:rsid w:val="0084209D"/>
    <w:rsid w:val="00842858"/>
    <w:rsid w:val="00842D37"/>
    <w:rsid w:val="008431BE"/>
    <w:rsid w:val="008432D2"/>
    <w:rsid w:val="00843434"/>
    <w:rsid w:val="008438A1"/>
    <w:rsid w:val="0084424D"/>
    <w:rsid w:val="00844F67"/>
    <w:rsid w:val="008451A4"/>
    <w:rsid w:val="008454AE"/>
    <w:rsid w:val="008459D3"/>
    <w:rsid w:val="00845A80"/>
    <w:rsid w:val="00846268"/>
    <w:rsid w:val="0084629C"/>
    <w:rsid w:val="00846498"/>
    <w:rsid w:val="0084698B"/>
    <w:rsid w:val="00847B54"/>
    <w:rsid w:val="00847BB7"/>
    <w:rsid w:val="0085058D"/>
    <w:rsid w:val="00851040"/>
    <w:rsid w:val="008510E4"/>
    <w:rsid w:val="0085151E"/>
    <w:rsid w:val="0085158B"/>
    <w:rsid w:val="00851942"/>
    <w:rsid w:val="00851B73"/>
    <w:rsid w:val="00851DB1"/>
    <w:rsid w:val="008527D7"/>
    <w:rsid w:val="00852ABD"/>
    <w:rsid w:val="00852B60"/>
    <w:rsid w:val="00852D19"/>
    <w:rsid w:val="00853047"/>
    <w:rsid w:val="00854347"/>
    <w:rsid w:val="008545A0"/>
    <w:rsid w:val="008547D4"/>
    <w:rsid w:val="00854A81"/>
    <w:rsid w:val="00854AEE"/>
    <w:rsid w:val="00854BE2"/>
    <w:rsid w:val="00854DDE"/>
    <w:rsid w:val="00855692"/>
    <w:rsid w:val="00855BA9"/>
    <w:rsid w:val="00855DED"/>
    <w:rsid w:val="00855E20"/>
    <w:rsid w:val="00855F4C"/>
    <w:rsid w:val="00855FA0"/>
    <w:rsid w:val="00856057"/>
    <w:rsid w:val="0085681B"/>
    <w:rsid w:val="00856FE2"/>
    <w:rsid w:val="00857796"/>
    <w:rsid w:val="00860329"/>
    <w:rsid w:val="00861819"/>
    <w:rsid w:val="0086185B"/>
    <w:rsid w:val="00861E59"/>
    <w:rsid w:val="00861FED"/>
    <w:rsid w:val="00862111"/>
    <w:rsid w:val="008628E5"/>
    <w:rsid w:val="00862ABE"/>
    <w:rsid w:val="00862BB7"/>
    <w:rsid w:val="008630EC"/>
    <w:rsid w:val="00863A51"/>
    <w:rsid w:val="00863D43"/>
    <w:rsid w:val="00863F8F"/>
    <w:rsid w:val="00863FF6"/>
    <w:rsid w:val="0086417D"/>
    <w:rsid w:val="00864DEC"/>
    <w:rsid w:val="00864E98"/>
    <w:rsid w:val="00864F2D"/>
    <w:rsid w:val="00864F84"/>
    <w:rsid w:val="00865035"/>
    <w:rsid w:val="0086504F"/>
    <w:rsid w:val="00865238"/>
    <w:rsid w:val="0086612E"/>
    <w:rsid w:val="008661B2"/>
    <w:rsid w:val="008667D4"/>
    <w:rsid w:val="008671AD"/>
    <w:rsid w:val="008674A5"/>
    <w:rsid w:val="00867D34"/>
    <w:rsid w:val="00867E2D"/>
    <w:rsid w:val="008700D8"/>
    <w:rsid w:val="0087026C"/>
    <w:rsid w:val="0087149C"/>
    <w:rsid w:val="008714A1"/>
    <w:rsid w:val="00871CA0"/>
    <w:rsid w:val="00872593"/>
    <w:rsid w:val="008725FC"/>
    <w:rsid w:val="00872B42"/>
    <w:rsid w:val="008731EF"/>
    <w:rsid w:val="00873EBC"/>
    <w:rsid w:val="00874169"/>
    <w:rsid w:val="00874F99"/>
    <w:rsid w:val="0087529F"/>
    <w:rsid w:val="008753BB"/>
    <w:rsid w:val="008756A2"/>
    <w:rsid w:val="008757AF"/>
    <w:rsid w:val="0087586B"/>
    <w:rsid w:val="00876213"/>
    <w:rsid w:val="008763AD"/>
    <w:rsid w:val="0087696E"/>
    <w:rsid w:val="00876CEA"/>
    <w:rsid w:val="00877294"/>
    <w:rsid w:val="008775D2"/>
    <w:rsid w:val="0087760B"/>
    <w:rsid w:val="008778EA"/>
    <w:rsid w:val="008779B5"/>
    <w:rsid w:val="00877BE0"/>
    <w:rsid w:val="00880636"/>
    <w:rsid w:val="008806B5"/>
    <w:rsid w:val="00880B01"/>
    <w:rsid w:val="00880DA8"/>
    <w:rsid w:val="00880DF6"/>
    <w:rsid w:val="008811ED"/>
    <w:rsid w:val="00881302"/>
    <w:rsid w:val="00881909"/>
    <w:rsid w:val="00881B7A"/>
    <w:rsid w:val="00882B4E"/>
    <w:rsid w:val="008833D6"/>
    <w:rsid w:val="00883DCA"/>
    <w:rsid w:val="0088489C"/>
    <w:rsid w:val="008848A9"/>
    <w:rsid w:val="00884957"/>
    <w:rsid w:val="00884DA7"/>
    <w:rsid w:val="00885400"/>
    <w:rsid w:val="0088587E"/>
    <w:rsid w:val="00885F3D"/>
    <w:rsid w:val="0088630D"/>
    <w:rsid w:val="008869B0"/>
    <w:rsid w:val="00886B65"/>
    <w:rsid w:val="00886BD1"/>
    <w:rsid w:val="00886F91"/>
    <w:rsid w:val="008871D2"/>
    <w:rsid w:val="008872C3"/>
    <w:rsid w:val="00887388"/>
    <w:rsid w:val="00887722"/>
    <w:rsid w:val="008878A9"/>
    <w:rsid w:val="0089000A"/>
    <w:rsid w:val="00890314"/>
    <w:rsid w:val="008904B1"/>
    <w:rsid w:val="008908E9"/>
    <w:rsid w:val="00890F8D"/>
    <w:rsid w:val="008912C1"/>
    <w:rsid w:val="0089144B"/>
    <w:rsid w:val="0089160E"/>
    <w:rsid w:val="008916C6"/>
    <w:rsid w:val="00891795"/>
    <w:rsid w:val="008919D6"/>
    <w:rsid w:val="00891B43"/>
    <w:rsid w:val="00892EF4"/>
    <w:rsid w:val="00893F30"/>
    <w:rsid w:val="00894679"/>
    <w:rsid w:val="00894698"/>
    <w:rsid w:val="008946AF"/>
    <w:rsid w:val="00894C7C"/>
    <w:rsid w:val="00894E4E"/>
    <w:rsid w:val="008954F9"/>
    <w:rsid w:val="008955E4"/>
    <w:rsid w:val="00895625"/>
    <w:rsid w:val="0089594F"/>
    <w:rsid w:val="008963B0"/>
    <w:rsid w:val="008967A4"/>
    <w:rsid w:val="00896B30"/>
    <w:rsid w:val="00896C1F"/>
    <w:rsid w:val="00896C3F"/>
    <w:rsid w:val="00897A5F"/>
    <w:rsid w:val="00897F14"/>
    <w:rsid w:val="008A080C"/>
    <w:rsid w:val="008A0B0B"/>
    <w:rsid w:val="008A1141"/>
    <w:rsid w:val="008A157C"/>
    <w:rsid w:val="008A188A"/>
    <w:rsid w:val="008A190E"/>
    <w:rsid w:val="008A25CE"/>
    <w:rsid w:val="008A29FB"/>
    <w:rsid w:val="008A2FF7"/>
    <w:rsid w:val="008A3521"/>
    <w:rsid w:val="008A4707"/>
    <w:rsid w:val="008A4D0B"/>
    <w:rsid w:val="008A50CD"/>
    <w:rsid w:val="008A56AE"/>
    <w:rsid w:val="008A58EA"/>
    <w:rsid w:val="008A5A13"/>
    <w:rsid w:val="008A5CD2"/>
    <w:rsid w:val="008A6067"/>
    <w:rsid w:val="008A64BF"/>
    <w:rsid w:val="008A6E3C"/>
    <w:rsid w:val="008A722A"/>
    <w:rsid w:val="008A7A91"/>
    <w:rsid w:val="008A7B75"/>
    <w:rsid w:val="008A7DC2"/>
    <w:rsid w:val="008A7DCC"/>
    <w:rsid w:val="008A7F30"/>
    <w:rsid w:val="008B0128"/>
    <w:rsid w:val="008B0466"/>
    <w:rsid w:val="008B053C"/>
    <w:rsid w:val="008B0B3D"/>
    <w:rsid w:val="008B0DD0"/>
    <w:rsid w:val="008B0EC6"/>
    <w:rsid w:val="008B166A"/>
    <w:rsid w:val="008B1C15"/>
    <w:rsid w:val="008B2469"/>
    <w:rsid w:val="008B268A"/>
    <w:rsid w:val="008B2902"/>
    <w:rsid w:val="008B2D82"/>
    <w:rsid w:val="008B3025"/>
    <w:rsid w:val="008B3418"/>
    <w:rsid w:val="008B36D0"/>
    <w:rsid w:val="008B39D8"/>
    <w:rsid w:val="008B3BA5"/>
    <w:rsid w:val="008B3C07"/>
    <w:rsid w:val="008B3F69"/>
    <w:rsid w:val="008B4017"/>
    <w:rsid w:val="008B4119"/>
    <w:rsid w:val="008B4159"/>
    <w:rsid w:val="008B4497"/>
    <w:rsid w:val="008B4A95"/>
    <w:rsid w:val="008B5057"/>
    <w:rsid w:val="008B56D5"/>
    <w:rsid w:val="008B5C97"/>
    <w:rsid w:val="008B5F7C"/>
    <w:rsid w:val="008B642E"/>
    <w:rsid w:val="008B6841"/>
    <w:rsid w:val="008B6EBA"/>
    <w:rsid w:val="008B705E"/>
    <w:rsid w:val="008B75E4"/>
    <w:rsid w:val="008C024E"/>
    <w:rsid w:val="008C0931"/>
    <w:rsid w:val="008C0AB8"/>
    <w:rsid w:val="008C0ADD"/>
    <w:rsid w:val="008C0D40"/>
    <w:rsid w:val="008C0EEF"/>
    <w:rsid w:val="008C1251"/>
    <w:rsid w:val="008C1621"/>
    <w:rsid w:val="008C1C3E"/>
    <w:rsid w:val="008C1DE8"/>
    <w:rsid w:val="008C20B4"/>
    <w:rsid w:val="008C214F"/>
    <w:rsid w:val="008C23DE"/>
    <w:rsid w:val="008C3D0C"/>
    <w:rsid w:val="008C40F3"/>
    <w:rsid w:val="008C4225"/>
    <w:rsid w:val="008C42DC"/>
    <w:rsid w:val="008C4848"/>
    <w:rsid w:val="008C4EC3"/>
    <w:rsid w:val="008C50CD"/>
    <w:rsid w:val="008C5C49"/>
    <w:rsid w:val="008C5CC1"/>
    <w:rsid w:val="008C5D1D"/>
    <w:rsid w:val="008C5E75"/>
    <w:rsid w:val="008C5F4E"/>
    <w:rsid w:val="008C5F97"/>
    <w:rsid w:val="008C6277"/>
    <w:rsid w:val="008C6642"/>
    <w:rsid w:val="008C6F4E"/>
    <w:rsid w:val="008C7159"/>
    <w:rsid w:val="008C7563"/>
    <w:rsid w:val="008C7CE4"/>
    <w:rsid w:val="008D015D"/>
    <w:rsid w:val="008D0908"/>
    <w:rsid w:val="008D0FBB"/>
    <w:rsid w:val="008D17C0"/>
    <w:rsid w:val="008D191B"/>
    <w:rsid w:val="008D1F76"/>
    <w:rsid w:val="008D2314"/>
    <w:rsid w:val="008D24A3"/>
    <w:rsid w:val="008D29B3"/>
    <w:rsid w:val="008D2C0F"/>
    <w:rsid w:val="008D31EF"/>
    <w:rsid w:val="008D3BA1"/>
    <w:rsid w:val="008D3EEF"/>
    <w:rsid w:val="008D43DE"/>
    <w:rsid w:val="008D4A18"/>
    <w:rsid w:val="008D4A81"/>
    <w:rsid w:val="008D4E21"/>
    <w:rsid w:val="008D5449"/>
    <w:rsid w:val="008D545A"/>
    <w:rsid w:val="008D7078"/>
    <w:rsid w:val="008D7354"/>
    <w:rsid w:val="008D798A"/>
    <w:rsid w:val="008D7B2D"/>
    <w:rsid w:val="008E10E2"/>
    <w:rsid w:val="008E23FD"/>
    <w:rsid w:val="008E2D6E"/>
    <w:rsid w:val="008E31B9"/>
    <w:rsid w:val="008E4C24"/>
    <w:rsid w:val="008E507A"/>
    <w:rsid w:val="008E638B"/>
    <w:rsid w:val="008E6427"/>
    <w:rsid w:val="008E6A85"/>
    <w:rsid w:val="008E6E1F"/>
    <w:rsid w:val="008E7174"/>
    <w:rsid w:val="008E7D51"/>
    <w:rsid w:val="008F0A5F"/>
    <w:rsid w:val="008F0B9C"/>
    <w:rsid w:val="008F0DB6"/>
    <w:rsid w:val="008F0DE2"/>
    <w:rsid w:val="008F0F9F"/>
    <w:rsid w:val="008F1C36"/>
    <w:rsid w:val="008F2399"/>
    <w:rsid w:val="008F2655"/>
    <w:rsid w:val="008F297C"/>
    <w:rsid w:val="008F2B29"/>
    <w:rsid w:val="008F3443"/>
    <w:rsid w:val="008F35AA"/>
    <w:rsid w:val="008F402A"/>
    <w:rsid w:val="008F41F0"/>
    <w:rsid w:val="008F4540"/>
    <w:rsid w:val="008F4619"/>
    <w:rsid w:val="008F4900"/>
    <w:rsid w:val="008F4915"/>
    <w:rsid w:val="008F4EAB"/>
    <w:rsid w:val="008F5191"/>
    <w:rsid w:val="008F53A2"/>
    <w:rsid w:val="008F5741"/>
    <w:rsid w:val="008F58AA"/>
    <w:rsid w:val="008F6644"/>
    <w:rsid w:val="009007CA"/>
    <w:rsid w:val="00901F0E"/>
    <w:rsid w:val="00901F5C"/>
    <w:rsid w:val="00902014"/>
    <w:rsid w:val="00902422"/>
    <w:rsid w:val="00902454"/>
    <w:rsid w:val="00902BB1"/>
    <w:rsid w:val="0090309C"/>
    <w:rsid w:val="00903108"/>
    <w:rsid w:val="00903240"/>
    <w:rsid w:val="00903DB4"/>
    <w:rsid w:val="00904454"/>
    <w:rsid w:val="009046F8"/>
    <w:rsid w:val="009048A4"/>
    <w:rsid w:val="00905163"/>
    <w:rsid w:val="00905581"/>
    <w:rsid w:val="009055DC"/>
    <w:rsid w:val="00905BEC"/>
    <w:rsid w:val="00906179"/>
    <w:rsid w:val="00906E13"/>
    <w:rsid w:val="00907356"/>
    <w:rsid w:val="0090790D"/>
    <w:rsid w:val="00907A2D"/>
    <w:rsid w:val="00907A63"/>
    <w:rsid w:val="00907E8C"/>
    <w:rsid w:val="00910620"/>
    <w:rsid w:val="009108C2"/>
    <w:rsid w:val="00910BF1"/>
    <w:rsid w:val="009113CF"/>
    <w:rsid w:val="00911D0B"/>
    <w:rsid w:val="00911EDB"/>
    <w:rsid w:val="0091212B"/>
    <w:rsid w:val="009134F0"/>
    <w:rsid w:val="0091393C"/>
    <w:rsid w:val="009139EF"/>
    <w:rsid w:val="00913F17"/>
    <w:rsid w:val="009148EE"/>
    <w:rsid w:val="00914D1A"/>
    <w:rsid w:val="00914EED"/>
    <w:rsid w:val="00915297"/>
    <w:rsid w:val="00915950"/>
    <w:rsid w:val="0091599B"/>
    <w:rsid w:val="00915EEC"/>
    <w:rsid w:val="0091618D"/>
    <w:rsid w:val="00916371"/>
    <w:rsid w:val="009166C2"/>
    <w:rsid w:val="00916A13"/>
    <w:rsid w:val="00916A5E"/>
    <w:rsid w:val="00916B31"/>
    <w:rsid w:val="00916FB5"/>
    <w:rsid w:val="0091706F"/>
    <w:rsid w:val="009170BE"/>
    <w:rsid w:val="009172D2"/>
    <w:rsid w:val="00920076"/>
    <w:rsid w:val="009205E5"/>
    <w:rsid w:val="009209E7"/>
    <w:rsid w:val="00920BF0"/>
    <w:rsid w:val="0092106D"/>
    <w:rsid w:val="009214AB"/>
    <w:rsid w:val="00921BB7"/>
    <w:rsid w:val="00921BE5"/>
    <w:rsid w:val="00921C53"/>
    <w:rsid w:val="00922C23"/>
    <w:rsid w:val="00922DA5"/>
    <w:rsid w:val="00923054"/>
    <w:rsid w:val="00923C04"/>
    <w:rsid w:val="00924230"/>
    <w:rsid w:val="009244FC"/>
    <w:rsid w:val="0092473A"/>
    <w:rsid w:val="00924E60"/>
    <w:rsid w:val="0092507C"/>
    <w:rsid w:val="00925F24"/>
    <w:rsid w:val="00926909"/>
    <w:rsid w:val="00926EA6"/>
    <w:rsid w:val="00927156"/>
    <w:rsid w:val="00927242"/>
    <w:rsid w:val="00927D9A"/>
    <w:rsid w:val="00927FFC"/>
    <w:rsid w:val="009300DF"/>
    <w:rsid w:val="00930223"/>
    <w:rsid w:val="00930590"/>
    <w:rsid w:val="009307CF"/>
    <w:rsid w:val="00930986"/>
    <w:rsid w:val="00931054"/>
    <w:rsid w:val="00931332"/>
    <w:rsid w:val="00931515"/>
    <w:rsid w:val="009317F2"/>
    <w:rsid w:val="0093185E"/>
    <w:rsid w:val="009318B9"/>
    <w:rsid w:val="00931CE5"/>
    <w:rsid w:val="009321C9"/>
    <w:rsid w:val="00932258"/>
    <w:rsid w:val="00932736"/>
    <w:rsid w:val="009328DD"/>
    <w:rsid w:val="00933028"/>
    <w:rsid w:val="009334C2"/>
    <w:rsid w:val="00933A3B"/>
    <w:rsid w:val="00933A67"/>
    <w:rsid w:val="00933E8E"/>
    <w:rsid w:val="00934167"/>
    <w:rsid w:val="00934369"/>
    <w:rsid w:val="0093437F"/>
    <w:rsid w:val="009349DA"/>
    <w:rsid w:val="00934A3F"/>
    <w:rsid w:val="0093516C"/>
    <w:rsid w:val="00935648"/>
    <w:rsid w:val="0093600E"/>
    <w:rsid w:val="0093683E"/>
    <w:rsid w:val="009369D0"/>
    <w:rsid w:val="00937059"/>
    <w:rsid w:val="00937725"/>
    <w:rsid w:val="009377A0"/>
    <w:rsid w:val="00937840"/>
    <w:rsid w:val="009378E9"/>
    <w:rsid w:val="00937B16"/>
    <w:rsid w:val="00937B43"/>
    <w:rsid w:val="009401AB"/>
    <w:rsid w:val="009402C7"/>
    <w:rsid w:val="00940761"/>
    <w:rsid w:val="00940899"/>
    <w:rsid w:val="00940C93"/>
    <w:rsid w:val="0094118F"/>
    <w:rsid w:val="00941AE8"/>
    <w:rsid w:val="00941FB0"/>
    <w:rsid w:val="0094217D"/>
    <w:rsid w:val="00942254"/>
    <w:rsid w:val="00942293"/>
    <w:rsid w:val="009429F7"/>
    <w:rsid w:val="00942A63"/>
    <w:rsid w:val="00942EE9"/>
    <w:rsid w:val="00943C76"/>
    <w:rsid w:val="00943EB9"/>
    <w:rsid w:val="00944293"/>
    <w:rsid w:val="00944513"/>
    <w:rsid w:val="0094484F"/>
    <w:rsid w:val="00944AD2"/>
    <w:rsid w:val="00944B1C"/>
    <w:rsid w:val="00944D14"/>
    <w:rsid w:val="009456ED"/>
    <w:rsid w:val="00945926"/>
    <w:rsid w:val="00945A3B"/>
    <w:rsid w:val="009467AA"/>
    <w:rsid w:val="0094680D"/>
    <w:rsid w:val="00946E74"/>
    <w:rsid w:val="0094734E"/>
    <w:rsid w:val="00947FDB"/>
    <w:rsid w:val="009507B4"/>
    <w:rsid w:val="009517EA"/>
    <w:rsid w:val="00951D00"/>
    <w:rsid w:val="00951E44"/>
    <w:rsid w:val="0095215A"/>
    <w:rsid w:val="009521C1"/>
    <w:rsid w:val="0095228E"/>
    <w:rsid w:val="009527FB"/>
    <w:rsid w:val="00953021"/>
    <w:rsid w:val="009539FE"/>
    <w:rsid w:val="009543E9"/>
    <w:rsid w:val="00954B0B"/>
    <w:rsid w:val="00954E00"/>
    <w:rsid w:val="00955283"/>
    <w:rsid w:val="009555BB"/>
    <w:rsid w:val="009556C4"/>
    <w:rsid w:val="00955F0D"/>
    <w:rsid w:val="009560AD"/>
    <w:rsid w:val="00956626"/>
    <w:rsid w:val="009567B7"/>
    <w:rsid w:val="009568D7"/>
    <w:rsid w:val="00957766"/>
    <w:rsid w:val="00957BC1"/>
    <w:rsid w:val="00957F2A"/>
    <w:rsid w:val="00957F2F"/>
    <w:rsid w:val="00957F58"/>
    <w:rsid w:val="00960300"/>
    <w:rsid w:val="00960354"/>
    <w:rsid w:val="0096101C"/>
    <w:rsid w:val="00961605"/>
    <w:rsid w:val="00961C2C"/>
    <w:rsid w:val="00961ED7"/>
    <w:rsid w:val="009623DC"/>
    <w:rsid w:val="00962883"/>
    <w:rsid w:val="0096327C"/>
    <w:rsid w:val="009643F4"/>
    <w:rsid w:val="00964BE1"/>
    <w:rsid w:val="00964E72"/>
    <w:rsid w:val="00965741"/>
    <w:rsid w:val="00965742"/>
    <w:rsid w:val="00965886"/>
    <w:rsid w:val="00965BF6"/>
    <w:rsid w:val="00965C87"/>
    <w:rsid w:val="00965F28"/>
    <w:rsid w:val="0096622A"/>
    <w:rsid w:val="00966269"/>
    <w:rsid w:val="00966B2D"/>
    <w:rsid w:val="00967EE5"/>
    <w:rsid w:val="00967F35"/>
    <w:rsid w:val="00970121"/>
    <w:rsid w:val="009706F2"/>
    <w:rsid w:val="009706FB"/>
    <w:rsid w:val="0097095E"/>
    <w:rsid w:val="00970A11"/>
    <w:rsid w:val="00970FE1"/>
    <w:rsid w:val="00971083"/>
    <w:rsid w:val="009716F9"/>
    <w:rsid w:val="00971A9F"/>
    <w:rsid w:val="00971CDB"/>
    <w:rsid w:val="00972036"/>
    <w:rsid w:val="0097240F"/>
    <w:rsid w:val="009724CF"/>
    <w:rsid w:val="00972A8E"/>
    <w:rsid w:val="00972E9F"/>
    <w:rsid w:val="00973716"/>
    <w:rsid w:val="0097393A"/>
    <w:rsid w:val="00973FD2"/>
    <w:rsid w:val="00973FFC"/>
    <w:rsid w:val="00974281"/>
    <w:rsid w:val="0097441F"/>
    <w:rsid w:val="009745E9"/>
    <w:rsid w:val="00974EAE"/>
    <w:rsid w:val="0097567A"/>
    <w:rsid w:val="0097576D"/>
    <w:rsid w:val="00975EF2"/>
    <w:rsid w:val="0097609C"/>
    <w:rsid w:val="00976E35"/>
    <w:rsid w:val="00976F77"/>
    <w:rsid w:val="00977918"/>
    <w:rsid w:val="009779D8"/>
    <w:rsid w:val="00977B59"/>
    <w:rsid w:val="0098020D"/>
    <w:rsid w:val="0098092D"/>
    <w:rsid w:val="00980D71"/>
    <w:rsid w:val="00981368"/>
    <w:rsid w:val="00981613"/>
    <w:rsid w:val="00981A6E"/>
    <w:rsid w:val="009822D4"/>
    <w:rsid w:val="00982E1D"/>
    <w:rsid w:val="00982F1F"/>
    <w:rsid w:val="00983041"/>
    <w:rsid w:val="0098309E"/>
    <w:rsid w:val="009833E9"/>
    <w:rsid w:val="00983650"/>
    <w:rsid w:val="009836D1"/>
    <w:rsid w:val="00983DF3"/>
    <w:rsid w:val="0098400D"/>
    <w:rsid w:val="009847D1"/>
    <w:rsid w:val="00985466"/>
    <w:rsid w:val="00985A7D"/>
    <w:rsid w:val="00986F79"/>
    <w:rsid w:val="009870B2"/>
    <w:rsid w:val="00987183"/>
    <w:rsid w:val="00987916"/>
    <w:rsid w:val="00987FEA"/>
    <w:rsid w:val="0099014B"/>
    <w:rsid w:val="00990208"/>
    <w:rsid w:val="00990327"/>
    <w:rsid w:val="00990553"/>
    <w:rsid w:val="009906D2"/>
    <w:rsid w:val="009907A8"/>
    <w:rsid w:val="00990939"/>
    <w:rsid w:val="0099101B"/>
    <w:rsid w:val="009912B5"/>
    <w:rsid w:val="009917C1"/>
    <w:rsid w:val="00991923"/>
    <w:rsid w:val="00992C1F"/>
    <w:rsid w:val="00993257"/>
    <w:rsid w:val="009932C6"/>
    <w:rsid w:val="0099339B"/>
    <w:rsid w:val="0099375C"/>
    <w:rsid w:val="009937AE"/>
    <w:rsid w:val="009939D3"/>
    <w:rsid w:val="009940D3"/>
    <w:rsid w:val="00994565"/>
    <w:rsid w:val="009945EA"/>
    <w:rsid w:val="00994624"/>
    <w:rsid w:val="0099463F"/>
    <w:rsid w:val="00994CF5"/>
    <w:rsid w:val="009952E2"/>
    <w:rsid w:val="009953FF"/>
    <w:rsid w:val="00995A20"/>
    <w:rsid w:val="00995C93"/>
    <w:rsid w:val="00995D3F"/>
    <w:rsid w:val="0099604B"/>
    <w:rsid w:val="00996190"/>
    <w:rsid w:val="00996A43"/>
    <w:rsid w:val="00996CE7"/>
    <w:rsid w:val="00996ED1"/>
    <w:rsid w:val="00996F8C"/>
    <w:rsid w:val="009971EF"/>
    <w:rsid w:val="0099726C"/>
    <w:rsid w:val="009975FC"/>
    <w:rsid w:val="0099769F"/>
    <w:rsid w:val="00997995"/>
    <w:rsid w:val="009979E7"/>
    <w:rsid w:val="009A00CA"/>
    <w:rsid w:val="009A0BE0"/>
    <w:rsid w:val="009A1106"/>
    <w:rsid w:val="009A12CE"/>
    <w:rsid w:val="009A14A9"/>
    <w:rsid w:val="009A1746"/>
    <w:rsid w:val="009A27CA"/>
    <w:rsid w:val="009A2C29"/>
    <w:rsid w:val="009A343E"/>
    <w:rsid w:val="009A3829"/>
    <w:rsid w:val="009A3981"/>
    <w:rsid w:val="009A39ED"/>
    <w:rsid w:val="009A3C13"/>
    <w:rsid w:val="009A3C1C"/>
    <w:rsid w:val="009A4097"/>
    <w:rsid w:val="009A4149"/>
    <w:rsid w:val="009A43AF"/>
    <w:rsid w:val="009A441D"/>
    <w:rsid w:val="009A448F"/>
    <w:rsid w:val="009A46E8"/>
    <w:rsid w:val="009A4889"/>
    <w:rsid w:val="009A4ABC"/>
    <w:rsid w:val="009A5322"/>
    <w:rsid w:val="009A550C"/>
    <w:rsid w:val="009A5FE8"/>
    <w:rsid w:val="009A6028"/>
    <w:rsid w:val="009A6090"/>
    <w:rsid w:val="009A629C"/>
    <w:rsid w:val="009A6905"/>
    <w:rsid w:val="009A692D"/>
    <w:rsid w:val="009A6ABF"/>
    <w:rsid w:val="009A738F"/>
    <w:rsid w:val="009A78C6"/>
    <w:rsid w:val="009A7CB2"/>
    <w:rsid w:val="009A7E67"/>
    <w:rsid w:val="009B051A"/>
    <w:rsid w:val="009B0745"/>
    <w:rsid w:val="009B1064"/>
    <w:rsid w:val="009B12BD"/>
    <w:rsid w:val="009B16DA"/>
    <w:rsid w:val="009B1B08"/>
    <w:rsid w:val="009B1B1D"/>
    <w:rsid w:val="009B20DF"/>
    <w:rsid w:val="009B24F3"/>
    <w:rsid w:val="009B27A6"/>
    <w:rsid w:val="009B40F6"/>
    <w:rsid w:val="009B469A"/>
    <w:rsid w:val="009B48BB"/>
    <w:rsid w:val="009B4D18"/>
    <w:rsid w:val="009B510A"/>
    <w:rsid w:val="009B53F5"/>
    <w:rsid w:val="009B60E8"/>
    <w:rsid w:val="009B6296"/>
    <w:rsid w:val="009B6312"/>
    <w:rsid w:val="009B705E"/>
    <w:rsid w:val="009B726F"/>
    <w:rsid w:val="009B7D5D"/>
    <w:rsid w:val="009C030A"/>
    <w:rsid w:val="009C0719"/>
    <w:rsid w:val="009C18F8"/>
    <w:rsid w:val="009C18FA"/>
    <w:rsid w:val="009C1964"/>
    <w:rsid w:val="009C24EB"/>
    <w:rsid w:val="009C28B1"/>
    <w:rsid w:val="009C460F"/>
    <w:rsid w:val="009C48CF"/>
    <w:rsid w:val="009C4BEF"/>
    <w:rsid w:val="009C5BED"/>
    <w:rsid w:val="009C5C97"/>
    <w:rsid w:val="009C6279"/>
    <w:rsid w:val="009C63D2"/>
    <w:rsid w:val="009C668A"/>
    <w:rsid w:val="009C699D"/>
    <w:rsid w:val="009C7673"/>
    <w:rsid w:val="009C7840"/>
    <w:rsid w:val="009C7CD5"/>
    <w:rsid w:val="009D04FD"/>
    <w:rsid w:val="009D1054"/>
    <w:rsid w:val="009D11F1"/>
    <w:rsid w:val="009D188C"/>
    <w:rsid w:val="009D22C2"/>
    <w:rsid w:val="009D2FC3"/>
    <w:rsid w:val="009D315D"/>
    <w:rsid w:val="009D31A0"/>
    <w:rsid w:val="009D340C"/>
    <w:rsid w:val="009D3739"/>
    <w:rsid w:val="009D3BFF"/>
    <w:rsid w:val="009D40DF"/>
    <w:rsid w:val="009D43F2"/>
    <w:rsid w:val="009D48BB"/>
    <w:rsid w:val="009D513F"/>
    <w:rsid w:val="009D524C"/>
    <w:rsid w:val="009D5505"/>
    <w:rsid w:val="009D576D"/>
    <w:rsid w:val="009D59BD"/>
    <w:rsid w:val="009D626A"/>
    <w:rsid w:val="009D651D"/>
    <w:rsid w:val="009D713C"/>
    <w:rsid w:val="009D7554"/>
    <w:rsid w:val="009D76EC"/>
    <w:rsid w:val="009D7CF2"/>
    <w:rsid w:val="009D7DE7"/>
    <w:rsid w:val="009D7E89"/>
    <w:rsid w:val="009D7F27"/>
    <w:rsid w:val="009E06D2"/>
    <w:rsid w:val="009E0B00"/>
    <w:rsid w:val="009E0FA4"/>
    <w:rsid w:val="009E1507"/>
    <w:rsid w:val="009E15B7"/>
    <w:rsid w:val="009E1893"/>
    <w:rsid w:val="009E1902"/>
    <w:rsid w:val="009E2916"/>
    <w:rsid w:val="009E2A12"/>
    <w:rsid w:val="009E34F6"/>
    <w:rsid w:val="009E394E"/>
    <w:rsid w:val="009E3B8D"/>
    <w:rsid w:val="009E49F2"/>
    <w:rsid w:val="009E52D6"/>
    <w:rsid w:val="009E52F1"/>
    <w:rsid w:val="009E54B6"/>
    <w:rsid w:val="009E590F"/>
    <w:rsid w:val="009E5A13"/>
    <w:rsid w:val="009E5D1A"/>
    <w:rsid w:val="009E5E51"/>
    <w:rsid w:val="009E60DC"/>
    <w:rsid w:val="009E6227"/>
    <w:rsid w:val="009E6271"/>
    <w:rsid w:val="009E63B9"/>
    <w:rsid w:val="009E65D0"/>
    <w:rsid w:val="009E6A79"/>
    <w:rsid w:val="009E6C0A"/>
    <w:rsid w:val="009E6FF2"/>
    <w:rsid w:val="009F04DE"/>
    <w:rsid w:val="009F060B"/>
    <w:rsid w:val="009F0ECE"/>
    <w:rsid w:val="009F126E"/>
    <w:rsid w:val="009F16D1"/>
    <w:rsid w:val="009F2010"/>
    <w:rsid w:val="009F2163"/>
    <w:rsid w:val="009F217C"/>
    <w:rsid w:val="009F2520"/>
    <w:rsid w:val="009F287E"/>
    <w:rsid w:val="009F2E65"/>
    <w:rsid w:val="009F30C7"/>
    <w:rsid w:val="009F336C"/>
    <w:rsid w:val="009F3649"/>
    <w:rsid w:val="009F5851"/>
    <w:rsid w:val="009F5EF1"/>
    <w:rsid w:val="009F75E7"/>
    <w:rsid w:val="009F7C78"/>
    <w:rsid w:val="00A0054F"/>
    <w:rsid w:val="00A00C6B"/>
    <w:rsid w:val="00A00F20"/>
    <w:rsid w:val="00A00F7F"/>
    <w:rsid w:val="00A01A4C"/>
    <w:rsid w:val="00A021BB"/>
    <w:rsid w:val="00A02AA3"/>
    <w:rsid w:val="00A02AB7"/>
    <w:rsid w:val="00A02B30"/>
    <w:rsid w:val="00A02BE8"/>
    <w:rsid w:val="00A02E04"/>
    <w:rsid w:val="00A03C9D"/>
    <w:rsid w:val="00A053E2"/>
    <w:rsid w:val="00A05896"/>
    <w:rsid w:val="00A05A2D"/>
    <w:rsid w:val="00A05DDB"/>
    <w:rsid w:val="00A06064"/>
    <w:rsid w:val="00A0676D"/>
    <w:rsid w:val="00A06AE9"/>
    <w:rsid w:val="00A06C57"/>
    <w:rsid w:val="00A075B5"/>
    <w:rsid w:val="00A0768B"/>
    <w:rsid w:val="00A076FF"/>
    <w:rsid w:val="00A07B1D"/>
    <w:rsid w:val="00A07BD9"/>
    <w:rsid w:val="00A07CCF"/>
    <w:rsid w:val="00A1048F"/>
    <w:rsid w:val="00A10673"/>
    <w:rsid w:val="00A10927"/>
    <w:rsid w:val="00A10CFB"/>
    <w:rsid w:val="00A11055"/>
    <w:rsid w:val="00A11072"/>
    <w:rsid w:val="00A11C4F"/>
    <w:rsid w:val="00A11EC3"/>
    <w:rsid w:val="00A126D9"/>
    <w:rsid w:val="00A1272D"/>
    <w:rsid w:val="00A1281E"/>
    <w:rsid w:val="00A12A65"/>
    <w:rsid w:val="00A133B2"/>
    <w:rsid w:val="00A14947"/>
    <w:rsid w:val="00A14BB4"/>
    <w:rsid w:val="00A14D22"/>
    <w:rsid w:val="00A15087"/>
    <w:rsid w:val="00A15431"/>
    <w:rsid w:val="00A15E23"/>
    <w:rsid w:val="00A16490"/>
    <w:rsid w:val="00A1666D"/>
    <w:rsid w:val="00A1748D"/>
    <w:rsid w:val="00A202E1"/>
    <w:rsid w:val="00A2177C"/>
    <w:rsid w:val="00A21FC0"/>
    <w:rsid w:val="00A2241F"/>
    <w:rsid w:val="00A22571"/>
    <w:rsid w:val="00A22734"/>
    <w:rsid w:val="00A228F0"/>
    <w:rsid w:val="00A22921"/>
    <w:rsid w:val="00A232FF"/>
    <w:rsid w:val="00A23AAB"/>
    <w:rsid w:val="00A23B84"/>
    <w:rsid w:val="00A23C84"/>
    <w:rsid w:val="00A2403E"/>
    <w:rsid w:val="00A249AC"/>
    <w:rsid w:val="00A24D67"/>
    <w:rsid w:val="00A25043"/>
    <w:rsid w:val="00A262CA"/>
    <w:rsid w:val="00A26636"/>
    <w:rsid w:val="00A266E7"/>
    <w:rsid w:val="00A26961"/>
    <w:rsid w:val="00A26F44"/>
    <w:rsid w:val="00A27010"/>
    <w:rsid w:val="00A27850"/>
    <w:rsid w:val="00A279C5"/>
    <w:rsid w:val="00A27CC8"/>
    <w:rsid w:val="00A3011A"/>
    <w:rsid w:val="00A30D1A"/>
    <w:rsid w:val="00A30FD2"/>
    <w:rsid w:val="00A31048"/>
    <w:rsid w:val="00A31253"/>
    <w:rsid w:val="00A3161B"/>
    <w:rsid w:val="00A318BF"/>
    <w:rsid w:val="00A319E7"/>
    <w:rsid w:val="00A31B59"/>
    <w:rsid w:val="00A3240E"/>
    <w:rsid w:val="00A325B1"/>
    <w:rsid w:val="00A333AB"/>
    <w:rsid w:val="00A338AE"/>
    <w:rsid w:val="00A33BAD"/>
    <w:rsid w:val="00A33FD4"/>
    <w:rsid w:val="00A34A22"/>
    <w:rsid w:val="00A34DB1"/>
    <w:rsid w:val="00A34DE3"/>
    <w:rsid w:val="00A34F84"/>
    <w:rsid w:val="00A350F7"/>
    <w:rsid w:val="00A352C2"/>
    <w:rsid w:val="00A35523"/>
    <w:rsid w:val="00A35829"/>
    <w:rsid w:val="00A35A64"/>
    <w:rsid w:val="00A361A9"/>
    <w:rsid w:val="00A363E7"/>
    <w:rsid w:val="00A366C4"/>
    <w:rsid w:val="00A370C9"/>
    <w:rsid w:val="00A37D12"/>
    <w:rsid w:val="00A37E85"/>
    <w:rsid w:val="00A4008C"/>
    <w:rsid w:val="00A40AB0"/>
    <w:rsid w:val="00A40AC5"/>
    <w:rsid w:val="00A40E4A"/>
    <w:rsid w:val="00A413E1"/>
    <w:rsid w:val="00A41696"/>
    <w:rsid w:val="00A41844"/>
    <w:rsid w:val="00A41C12"/>
    <w:rsid w:val="00A41F69"/>
    <w:rsid w:val="00A41F8F"/>
    <w:rsid w:val="00A421E4"/>
    <w:rsid w:val="00A42422"/>
    <w:rsid w:val="00A42815"/>
    <w:rsid w:val="00A42838"/>
    <w:rsid w:val="00A42B85"/>
    <w:rsid w:val="00A42BEB"/>
    <w:rsid w:val="00A42C1A"/>
    <w:rsid w:val="00A42EDF"/>
    <w:rsid w:val="00A430B2"/>
    <w:rsid w:val="00A4359E"/>
    <w:rsid w:val="00A43EA9"/>
    <w:rsid w:val="00A442C4"/>
    <w:rsid w:val="00A44F24"/>
    <w:rsid w:val="00A45208"/>
    <w:rsid w:val="00A45A7E"/>
    <w:rsid w:val="00A45FCA"/>
    <w:rsid w:val="00A4632F"/>
    <w:rsid w:val="00A468D2"/>
    <w:rsid w:val="00A46ECE"/>
    <w:rsid w:val="00A47FAC"/>
    <w:rsid w:val="00A50273"/>
    <w:rsid w:val="00A5074E"/>
    <w:rsid w:val="00A50783"/>
    <w:rsid w:val="00A50F96"/>
    <w:rsid w:val="00A5186B"/>
    <w:rsid w:val="00A518DA"/>
    <w:rsid w:val="00A51AB3"/>
    <w:rsid w:val="00A51DEB"/>
    <w:rsid w:val="00A51E51"/>
    <w:rsid w:val="00A52041"/>
    <w:rsid w:val="00A5271F"/>
    <w:rsid w:val="00A52AD5"/>
    <w:rsid w:val="00A53567"/>
    <w:rsid w:val="00A53642"/>
    <w:rsid w:val="00A53670"/>
    <w:rsid w:val="00A5373B"/>
    <w:rsid w:val="00A53F95"/>
    <w:rsid w:val="00A542F7"/>
    <w:rsid w:val="00A5489E"/>
    <w:rsid w:val="00A54CE5"/>
    <w:rsid w:val="00A551BA"/>
    <w:rsid w:val="00A55495"/>
    <w:rsid w:val="00A5567B"/>
    <w:rsid w:val="00A556FD"/>
    <w:rsid w:val="00A55CFD"/>
    <w:rsid w:val="00A562A8"/>
    <w:rsid w:val="00A5638C"/>
    <w:rsid w:val="00A57002"/>
    <w:rsid w:val="00A570AC"/>
    <w:rsid w:val="00A57426"/>
    <w:rsid w:val="00A5748B"/>
    <w:rsid w:val="00A57DCB"/>
    <w:rsid w:val="00A6020C"/>
    <w:rsid w:val="00A60792"/>
    <w:rsid w:val="00A60E05"/>
    <w:rsid w:val="00A60E88"/>
    <w:rsid w:val="00A612F6"/>
    <w:rsid w:val="00A6136E"/>
    <w:rsid w:val="00A61DFD"/>
    <w:rsid w:val="00A622F4"/>
    <w:rsid w:val="00A62524"/>
    <w:rsid w:val="00A62755"/>
    <w:rsid w:val="00A630FA"/>
    <w:rsid w:val="00A63C88"/>
    <w:rsid w:val="00A63EAA"/>
    <w:rsid w:val="00A6465C"/>
    <w:rsid w:val="00A65439"/>
    <w:rsid w:val="00A65EE7"/>
    <w:rsid w:val="00A6625A"/>
    <w:rsid w:val="00A66531"/>
    <w:rsid w:val="00A66AE9"/>
    <w:rsid w:val="00A67669"/>
    <w:rsid w:val="00A67E8F"/>
    <w:rsid w:val="00A67F3E"/>
    <w:rsid w:val="00A700B1"/>
    <w:rsid w:val="00A700B4"/>
    <w:rsid w:val="00A700B8"/>
    <w:rsid w:val="00A709AE"/>
    <w:rsid w:val="00A709C1"/>
    <w:rsid w:val="00A70BBE"/>
    <w:rsid w:val="00A71020"/>
    <w:rsid w:val="00A71067"/>
    <w:rsid w:val="00A71355"/>
    <w:rsid w:val="00A71991"/>
    <w:rsid w:val="00A71BBC"/>
    <w:rsid w:val="00A71DF8"/>
    <w:rsid w:val="00A71E0B"/>
    <w:rsid w:val="00A72159"/>
    <w:rsid w:val="00A72878"/>
    <w:rsid w:val="00A72BF1"/>
    <w:rsid w:val="00A73108"/>
    <w:rsid w:val="00A73721"/>
    <w:rsid w:val="00A73CC3"/>
    <w:rsid w:val="00A74211"/>
    <w:rsid w:val="00A74E65"/>
    <w:rsid w:val="00A74FD3"/>
    <w:rsid w:val="00A75377"/>
    <w:rsid w:val="00A757F2"/>
    <w:rsid w:val="00A759A6"/>
    <w:rsid w:val="00A75C32"/>
    <w:rsid w:val="00A76CA4"/>
    <w:rsid w:val="00A770C3"/>
    <w:rsid w:val="00A777F5"/>
    <w:rsid w:val="00A77812"/>
    <w:rsid w:val="00A77979"/>
    <w:rsid w:val="00A77B9C"/>
    <w:rsid w:val="00A77D64"/>
    <w:rsid w:val="00A77EB9"/>
    <w:rsid w:val="00A77ED4"/>
    <w:rsid w:val="00A77EE3"/>
    <w:rsid w:val="00A80014"/>
    <w:rsid w:val="00A80E47"/>
    <w:rsid w:val="00A812C1"/>
    <w:rsid w:val="00A82964"/>
    <w:rsid w:val="00A82B74"/>
    <w:rsid w:val="00A83163"/>
    <w:rsid w:val="00A8353B"/>
    <w:rsid w:val="00A83AF7"/>
    <w:rsid w:val="00A84AF0"/>
    <w:rsid w:val="00A84EB8"/>
    <w:rsid w:val="00A84ED8"/>
    <w:rsid w:val="00A853FC"/>
    <w:rsid w:val="00A85552"/>
    <w:rsid w:val="00A85A60"/>
    <w:rsid w:val="00A85D68"/>
    <w:rsid w:val="00A85E92"/>
    <w:rsid w:val="00A8606F"/>
    <w:rsid w:val="00A8635C"/>
    <w:rsid w:val="00A86536"/>
    <w:rsid w:val="00A8671C"/>
    <w:rsid w:val="00A867BA"/>
    <w:rsid w:val="00A868CB"/>
    <w:rsid w:val="00A86BDE"/>
    <w:rsid w:val="00A86F8C"/>
    <w:rsid w:val="00A870B8"/>
    <w:rsid w:val="00A873EE"/>
    <w:rsid w:val="00A876A8"/>
    <w:rsid w:val="00A87B1C"/>
    <w:rsid w:val="00A9064B"/>
    <w:rsid w:val="00A9094F"/>
    <w:rsid w:val="00A90BAC"/>
    <w:rsid w:val="00A90D14"/>
    <w:rsid w:val="00A91335"/>
    <w:rsid w:val="00A9268E"/>
    <w:rsid w:val="00A926AC"/>
    <w:rsid w:val="00A92E6E"/>
    <w:rsid w:val="00A92E76"/>
    <w:rsid w:val="00A93108"/>
    <w:rsid w:val="00A9339C"/>
    <w:rsid w:val="00A9346A"/>
    <w:rsid w:val="00A9370D"/>
    <w:rsid w:val="00A9397A"/>
    <w:rsid w:val="00A93AF1"/>
    <w:rsid w:val="00A93BA7"/>
    <w:rsid w:val="00A93C2B"/>
    <w:rsid w:val="00A93DE7"/>
    <w:rsid w:val="00A9416E"/>
    <w:rsid w:val="00A9438A"/>
    <w:rsid w:val="00A94439"/>
    <w:rsid w:val="00A948C9"/>
    <w:rsid w:val="00A949A1"/>
    <w:rsid w:val="00A9543B"/>
    <w:rsid w:val="00A958E6"/>
    <w:rsid w:val="00AA046B"/>
    <w:rsid w:val="00AA066D"/>
    <w:rsid w:val="00AA0834"/>
    <w:rsid w:val="00AA09FE"/>
    <w:rsid w:val="00AA0ED2"/>
    <w:rsid w:val="00AA0F0C"/>
    <w:rsid w:val="00AA124C"/>
    <w:rsid w:val="00AA1270"/>
    <w:rsid w:val="00AA1A0D"/>
    <w:rsid w:val="00AA1C27"/>
    <w:rsid w:val="00AA2B24"/>
    <w:rsid w:val="00AA2F32"/>
    <w:rsid w:val="00AA35A3"/>
    <w:rsid w:val="00AA3A8C"/>
    <w:rsid w:val="00AA3AEF"/>
    <w:rsid w:val="00AA438E"/>
    <w:rsid w:val="00AA46E7"/>
    <w:rsid w:val="00AA48BF"/>
    <w:rsid w:val="00AA4E4C"/>
    <w:rsid w:val="00AA4F24"/>
    <w:rsid w:val="00AA558E"/>
    <w:rsid w:val="00AA5E47"/>
    <w:rsid w:val="00AA5F05"/>
    <w:rsid w:val="00AA61A5"/>
    <w:rsid w:val="00AA6320"/>
    <w:rsid w:val="00AA67EC"/>
    <w:rsid w:val="00AA694B"/>
    <w:rsid w:val="00AA6A27"/>
    <w:rsid w:val="00AA7422"/>
    <w:rsid w:val="00AA7FD6"/>
    <w:rsid w:val="00AB062D"/>
    <w:rsid w:val="00AB0C0F"/>
    <w:rsid w:val="00AB0DBB"/>
    <w:rsid w:val="00AB1130"/>
    <w:rsid w:val="00AB17FD"/>
    <w:rsid w:val="00AB1A26"/>
    <w:rsid w:val="00AB1A94"/>
    <w:rsid w:val="00AB1DDE"/>
    <w:rsid w:val="00AB1F4B"/>
    <w:rsid w:val="00AB1F7A"/>
    <w:rsid w:val="00AB2701"/>
    <w:rsid w:val="00AB273C"/>
    <w:rsid w:val="00AB2E34"/>
    <w:rsid w:val="00AB2E70"/>
    <w:rsid w:val="00AB3043"/>
    <w:rsid w:val="00AB309B"/>
    <w:rsid w:val="00AB343C"/>
    <w:rsid w:val="00AB3C7E"/>
    <w:rsid w:val="00AB3F39"/>
    <w:rsid w:val="00AB4318"/>
    <w:rsid w:val="00AB449C"/>
    <w:rsid w:val="00AB44CF"/>
    <w:rsid w:val="00AB4567"/>
    <w:rsid w:val="00AB477D"/>
    <w:rsid w:val="00AB49F4"/>
    <w:rsid w:val="00AB4A22"/>
    <w:rsid w:val="00AB4AD9"/>
    <w:rsid w:val="00AB52C9"/>
    <w:rsid w:val="00AB5441"/>
    <w:rsid w:val="00AB5842"/>
    <w:rsid w:val="00AB5CDB"/>
    <w:rsid w:val="00AB66E0"/>
    <w:rsid w:val="00AB79B3"/>
    <w:rsid w:val="00AC001F"/>
    <w:rsid w:val="00AC017B"/>
    <w:rsid w:val="00AC0315"/>
    <w:rsid w:val="00AC0E11"/>
    <w:rsid w:val="00AC1EEA"/>
    <w:rsid w:val="00AC2166"/>
    <w:rsid w:val="00AC2559"/>
    <w:rsid w:val="00AC26C6"/>
    <w:rsid w:val="00AC2772"/>
    <w:rsid w:val="00AC2B58"/>
    <w:rsid w:val="00AC2E7D"/>
    <w:rsid w:val="00AC2EDE"/>
    <w:rsid w:val="00AC35E9"/>
    <w:rsid w:val="00AC3872"/>
    <w:rsid w:val="00AC389F"/>
    <w:rsid w:val="00AC3BE9"/>
    <w:rsid w:val="00AC3C00"/>
    <w:rsid w:val="00AC3EDD"/>
    <w:rsid w:val="00AC3FEB"/>
    <w:rsid w:val="00AC42C8"/>
    <w:rsid w:val="00AC46D9"/>
    <w:rsid w:val="00AC51A0"/>
    <w:rsid w:val="00AC522A"/>
    <w:rsid w:val="00AC5B08"/>
    <w:rsid w:val="00AC61CB"/>
    <w:rsid w:val="00AC6610"/>
    <w:rsid w:val="00AC69C4"/>
    <w:rsid w:val="00AC6F33"/>
    <w:rsid w:val="00AD0245"/>
    <w:rsid w:val="00AD04EB"/>
    <w:rsid w:val="00AD073A"/>
    <w:rsid w:val="00AD0BF3"/>
    <w:rsid w:val="00AD0ECC"/>
    <w:rsid w:val="00AD14E4"/>
    <w:rsid w:val="00AD1512"/>
    <w:rsid w:val="00AD1A81"/>
    <w:rsid w:val="00AD2054"/>
    <w:rsid w:val="00AD213F"/>
    <w:rsid w:val="00AD2303"/>
    <w:rsid w:val="00AD24D1"/>
    <w:rsid w:val="00AD258B"/>
    <w:rsid w:val="00AD27CA"/>
    <w:rsid w:val="00AD2ABA"/>
    <w:rsid w:val="00AD2B6A"/>
    <w:rsid w:val="00AD2CA8"/>
    <w:rsid w:val="00AD2E52"/>
    <w:rsid w:val="00AD2F2B"/>
    <w:rsid w:val="00AD32AF"/>
    <w:rsid w:val="00AD3A54"/>
    <w:rsid w:val="00AD3A7A"/>
    <w:rsid w:val="00AD3BE1"/>
    <w:rsid w:val="00AD40AE"/>
    <w:rsid w:val="00AD419E"/>
    <w:rsid w:val="00AD4AA1"/>
    <w:rsid w:val="00AD4D52"/>
    <w:rsid w:val="00AD5150"/>
    <w:rsid w:val="00AD5893"/>
    <w:rsid w:val="00AD58B1"/>
    <w:rsid w:val="00AD5991"/>
    <w:rsid w:val="00AD649F"/>
    <w:rsid w:val="00AD69A8"/>
    <w:rsid w:val="00AD6BB6"/>
    <w:rsid w:val="00AD7CA1"/>
    <w:rsid w:val="00AE0654"/>
    <w:rsid w:val="00AE06C7"/>
    <w:rsid w:val="00AE0778"/>
    <w:rsid w:val="00AE08C4"/>
    <w:rsid w:val="00AE188B"/>
    <w:rsid w:val="00AE18AA"/>
    <w:rsid w:val="00AE1C93"/>
    <w:rsid w:val="00AE2777"/>
    <w:rsid w:val="00AE2A14"/>
    <w:rsid w:val="00AE2D6B"/>
    <w:rsid w:val="00AE2E64"/>
    <w:rsid w:val="00AE32E0"/>
    <w:rsid w:val="00AE3AAC"/>
    <w:rsid w:val="00AE3B30"/>
    <w:rsid w:val="00AE45DF"/>
    <w:rsid w:val="00AE45FF"/>
    <w:rsid w:val="00AE46F3"/>
    <w:rsid w:val="00AE49AE"/>
    <w:rsid w:val="00AE4CB4"/>
    <w:rsid w:val="00AE51A8"/>
    <w:rsid w:val="00AE5542"/>
    <w:rsid w:val="00AE5A81"/>
    <w:rsid w:val="00AE6477"/>
    <w:rsid w:val="00AE65A9"/>
    <w:rsid w:val="00AE709B"/>
    <w:rsid w:val="00AE70F1"/>
    <w:rsid w:val="00AE7363"/>
    <w:rsid w:val="00AE7938"/>
    <w:rsid w:val="00AE7D9B"/>
    <w:rsid w:val="00AE7E45"/>
    <w:rsid w:val="00AE7ED0"/>
    <w:rsid w:val="00AF00C0"/>
    <w:rsid w:val="00AF0A07"/>
    <w:rsid w:val="00AF0D75"/>
    <w:rsid w:val="00AF0F35"/>
    <w:rsid w:val="00AF11AE"/>
    <w:rsid w:val="00AF1971"/>
    <w:rsid w:val="00AF1CEA"/>
    <w:rsid w:val="00AF1D5C"/>
    <w:rsid w:val="00AF1ED5"/>
    <w:rsid w:val="00AF2085"/>
    <w:rsid w:val="00AF220C"/>
    <w:rsid w:val="00AF248C"/>
    <w:rsid w:val="00AF2A46"/>
    <w:rsid w:val="00AF2FDE"/>
    <w:rsid w:val="00AF3491"/>
    <w:rsid w:val="00AF36DE"/>
    <w:rsid w:val="00AF3BE7"/>
    <w:rsid w:val="00AF3C78"/>
    <w:rsid w:val="00AF3F0B"/>
    <w:rsid w:val="00AF4C8B"/>
    <w:rsid w:val="00AF52A8"/>
    <w:rsid w:val="00AF55E7"/>
    <w:rsid w:val="00AF60B3"/>
    <w:rsid w:val="00AF61B3"/>
    <w:rsid w:val="00AF6489"/>
    <w:rsid w:val="00AF67C6"/>
    <w:rsid w:val="00AF69B1"/>
    <w:rsid w:val="00AF6A37"/>
    <w:rsid w:val="00AF6C25"/>
    <w:rsid w:val="00AF6DA2"/>
    <w:rsid w:val="00AF6ECC"/>
    <w:rsid w:val="00AF73AC"/>
    <w:rsid w:val="00B009E5"/>
    <w:rsid w:val="00B01546"/>
    <w:rsid w:val="00B01B0C"/>
    <w:rsid w:val="00B0200B"/>
    <w:rsid w:val="00B021B7"/>
    <w:rsid w:val="00B02D82"/>
    <w:rsid w:val="00B03AE8"/>
    <w:rsid w:val="00B03DE6"/>
    <w:rsid w:val="00B0503C"/>
    <w:rsid w:val="00B052D1"/>
    <w:rsid w:val="00B057BC"/>
    <w:rsid w:val="00B05CC2"/>
    <w:rsid w:val="00B06077"/>
    <w:rsid w:val="00B063C2"/>
    <w:rsid w:val="00B066A3"/>
    <w:rsid w:val="00B06777"/>
    <w:rsid w:val="00B06876"/>
    <w:rsid w:val="00B072D0"/>
    <w:rsid w:val="00B07339"/>
    <w:rsid w:val="00B10583"/>
    <w:rsid w:val="00B1067B"/>
    <w:rsid w:val="00B11274"/>
    <w:rsid w:val="00B11418"/>
    <w:rsid w:val="00B118AC"/>
    <w:rsid w:val="00B11D03"/>
    <w:rsid w:val="00B11DE5"/>
    <w:rsid w:val="00B11EEB"/>
    <w:rsid w:val="00B11F40"/>
    <w:rsid w:val="00B122A2"/>
    <w:rsid w:val="00B123E8"/>
    <w:rsid w:val="00B124CE"/>
    <w:rsid w:val="00B12619"/>
    <w:rsid w:val="00B12F08"/>
    <w:rsid w:val="00B13094"/>
    <w:rsid w:val="00B135E7"/>
    <w:rsid w:val="00B137D5"/>
    <w:rsid w:val="00B13B2A"/>
    <w:rsid w:val="00B141A3"/>
    <w:rsid w:val="00B1449F"/>
    <w:rsid w:val="00B145B9"/>
    <w:rsid w:val="00B14918"/>
    <w:rsid w:val="00B1600F"/>
    <w:rsid w:val="00B16CAA"/>
    <w:rsid w:val="00B16CF8"/>
    <w:rsid w:val="00B17DE0"/>
    <w:rsid w:val="00B2057E"/>
    <w:rsid w:val="00B20A31"/>
    <w:rsid w:val="00B20C58"/>
    <w:rsid w:val="00B2111D"/>
    <w:rsid w:val="00B21624"/>
    <w:rsid w:val="00B218E6"/>
    <w:rsid w:val="00B22189"/>
    <w:rsid w:val="00B22409"/>
    <w:rsid w:val="00B2244A"/>
    <w:rsid w:val="00B2268A"/>
    <w:rsid w:val="00B2268B"/>
    <w:rsid w:val="00B22869"/>
    <w:rsid w:val="00B23103"/>
    <w:rsid w:val="00B23378"/>
    <w:rsid w:val="00B23742"/>
    <w:rsid w:val="00B23CCE"/>
    <w:rsid w:val="00B2463C"/>
    <w:rsid w:val="00B2493B"/>
    <w:rsid w:val="00B249BB"/>
    <w:rsid w:val="00B24B90"/>
    <w:rsid w:val="00B24F58"/>
    <w:rsid w:val="00B25EE8"/>
    <w:rsid w:val="00B26169"/>
    <w:rsid w:val="00B26920"/>
    <w:rsid w:val="00B26D7B"/>
    <w:rsid w:val="00B27399"/>
    <w:rsid w:val="00B27699"/>
    <w:rsid w:val="00B27B18"/>
    <w:rsid w:val="00B3059B"/>
    <w:rsid w:val="00B306CB"/>
    <w:rsid w:val="00B30785"/>
    <w:rsid w:val="00B307ED"/>
    <w:rsid w:val="00B313DD"/>
    <w:rsid w:val="00B31447"/>
    <w:rsid w:val="00B31881"/>
    <w:rsid w:val="00B31F71"/>
    <w:rsid w:val="00B335D9"/>
    <w:rsid w:val="00B338E6"/>
    <w:rsid w:val="00B33C52"/>
    <w:rsid w:val="00B340E0"/>
    <w:rsid w:val="00B34216"/>
    <w:rsid w:val="00B3444A"/>
    <w:rsid w:val="00B3493D"/>
    <w:rsid w:val="00B349D2"/>
    <w:rsid w:val="00B34A3F"/>
    <w:rsid w:val="00B34AD3"/>
    <w:rsid w:val="00B34C6B"/>
    <w:rsid w:val="00B352F6"/>
    <w:rsid w:val="00B35351"/>
    <w:rsid w:val="00B353D4"/>
    <w:rsid w:val="00B35A98"/>
    <w:rsid w:val="00B35DF0"/>
    <w:rsid w:val="00B362BE"/>
    <w:rsid w:val="00B364A8"/>
    <w:rsid w:val="00B373D8"/>
    <w:rsid w:val="00B37506"/>
    <w:rsid w:val="00B37A97"/>
    <w:rsid w:val="00B37CD6"/>
    <w:rsid w:val="00B37E55"/>
    <w:rsid w:val="00B37F6F"/>
    <w:rsid w:val="00B400CC"/>
    <w:rsid w:val="00B40350"/>
    <w:rsid w:val="00B40804"/>
    <w:rsid w:val="00B40BD7"/>
    <w:rsid w:val="00B40D8A"/>
    <w:rsid w:val="00B41116"/>
    <w:rsid w:val="00B41752"/>
    <w:rsid w:val="00B4234C"/>
    <w:rsid w:val="00B42583"/>
    <w:rsid w:val="00B425E2"/>
    <w:rsid w:val="00B4269B"/>
    <w:rsid w:val="00B4273B"/>
    <w:rsid w:val="00B427ED"/>
    <w:rsid w:val="00B43106"/>
    <w:rsid w:val="00B431F9"/>
    <w:rsid w:val="00B432C4"/>
    <w:rsid w:val="00B43C95"/>
    <w:rsid w:val="00B43CCF"/>
    <w:rsid w:val="00B43D6B"/>
    <w:rsid w:val="00B441C6"/>
    <w:rsid w:val="00B44439"/>
    <w:rsid w:val="00B447FD"/>
    <w:rsid w:val="00B44BF7"/>
    <w:rsid w:val="00B4559D"/>
    <w:rsid w:val="00B45E15"/>
    <w:rsid w:val="00B45E81"/>
    <w:rsid w:val="00B46443"/>
    <w:rsid w:val="00B4657D"/>
    <w:rsid w:val="00B467FB"/>
    <w:rsid w:val="00B46B17"/>
    <w:rsid w:val="00B46BC6"/>
    <w:rsid w:val="00B46E68"/>
    <w:rsid w:val="00B475BA"/>
    <w:rsid w:val="00B477BF"/>
    <w:rsid w:val="00B477DF"/>
    <w:rsid w:val="00B5009D"/>
    <w:rsid w:val="00B503FF"/>
    <w:rsid w:val="00B50B9E"/>
    <w:rsid w:val="00B51636"/>
    <w:rsid w:val="00B51729"/>
    <w:rsid w:val="00B51E0B"/>
    <w:rsid w:val="00B51E3D"/>
    <w:rsid w:val="00B52076"/>
    <w:rsid w:val="00B52759"/>
    <w:rsid w:val="00B52A53"/>
    <w:rsid w:val="00B52F31"/>
    <w:rsid w:val="00B535CE"/>
    <w:rsid w:val="00B539CF"/>
    <w:rsid w:val="00B53BF1"/>
    <w:rsid w:val="00B53CB2"/>
    <w:rsid w:val="00B543CF"/>
    <w:rsid w:val="00B545A0"/>
    <w:rsid w:val="00B54ADF"/>
    <w:rsid w:val="00B55129"/>
    <w:rsid w:val="00B554F2"/>
    <w:rsid w:val="00B55798"/>
    <w:rsid w:val="00B55BC1"/>
    <w:rsid w:val="00B560E1"/>
    <w:rsid w:val="00B56413"/>
    <w:rsid w:val="00B56441"/>
    <w:rsid w:val="00B56CE2"/>
    <w:rsid w:val="00B56EF0"/>
    <w:rsid w:val="00B57A84"/>
    <w:rsid w:val="00B57E30"/>
    <w:rsid w:val="00B60994"/>
    <w:rsid w:val="00B61B41"/>
    <w:rsid w:val="00B61DC7"/>
    <w:rsid w:val="00B61ECA"/>
    <w:rsid w:val="00B62533"/>
    <w:rsid w:val="00B62A87"/>
    <w:rsid w:val="00B6366C"/>
    <w:rsid w:val="00B63E8A"/>
    <w:rsid w:val="00B641A4"/>
    <w:rsid w:val="00B64234"/>
    <w:rsid w:val="00B6425D"/>
    <w:rsid w:val="00B64C15"/>
    <w:rsid w:val="00B65076"/>
    <w:rsid w:val="00B6555A"/>
    <w:rsid w:val="00B659A8"/>
    <w:rsid w:val="00B65B25"/>
    <w:rsid w:val="00B6619B"/>
    <w:rsid w:val="00B67109"/>
    <w:rsid w:val="00B671A2"/>
    <w:rsid w:val="00B671B3"/>
    <w:rsid w:val="00B679E2"/>
    <w:rsid w:val="00B67BAA"/>
    <w:rsid w:val="00B67DB3"/>
    <w:rsid w:val="00B700EA"/>
    <w:rsid w:val="00B7017F"/>
    <w:rsid w:val="00B701DE"/>
    <w:rsid w:val="00B719EB"/>
    <w:rsid w:val="00B71CA6"/>
    <w:rsid w:val="00B7217C"/>
    <w:rsid w:val="00B7392A"/>
    <w:rsid w:val="00B73BB8"/>
    <w:rsid w:val="00B73E24"/>
    <w:rsid w:val="00B73EC9"/>
    <w:rsid w:val="00B73F27"/>
    <w:rsid w:val="00B74336"/>
    <w:rsid w:val="00B743FA"/>
    <w:rsid w:val="00B748AC"/>
    <w:rsid w:val="00B74B58"/>
    <w:rsid w:val="00B74CDA"/>
    <w:rsid w:val="00B74FB4"/>
    <w:rsid w:val="00B761E0"/>
    <w:rsid w:val="00B76551"/>
    <w:rsid w:val="00B7668B"/>
    <w:rsid w:val="00B767B0"/>
    <w:rsid w:val="00B771D5"/>
    <w:rsid w:val="00B77269"/>
    <w:rsid w:val="00B773F5"/>
    <w:rsid w:val="00B777A4"/>
    <w:rsid w:val="00B77AFB"/>
    <w:rsid w:val="00B800C2"/>
    <w:rsid w:val="00B80207"/>
    <w:rsid w:val="00B8035F"/>
    <w:rsid w:val="00B804CE"/>
    <w:rsid w:val="00B8130F"/>
    <w:rsid w:val="00B8200F"/>
    <w:rsid w:val="00B825CE"/>
    <w:rsid w:val="00B825EE"/>
    <w:rsid w:val="00B82C2B"/>
    <w:rsid w:val="00B8366B"/>
    <w:rsid w:val="00B838B1"/>
    <w:rsid w:val="00B83B3D"/>
    <w:rsid w:val="00B83CDF"/>
    <w:rsid w:val="00B83D5D"/>
    <w:rsid w:val="00B83D97"/>
    <w:rsid w:val="00B84ADA"/>
    <w:rsid w:val="00B84C89"/>
    <w:rsid w:val="00B84D2F"/>
    <w:rsid w:val="00B84F66"/>
    <w:rsid w:val="00B8515D"/>
    <w:rsid w:val="00B854F4"/>
    <w:rsid w:val="00B85A6B"/>
    <w:rsid w:val="00B85C9F"/>
    <w:rsid w:val="00B85E9F"/>
    <w:rsid w:val="00B87C96"/>
    <w:rsid w:val="00B87CE2"/>
    <w:rsid w:val="00B87E19"/>
    <w:rsid w:val="00B9085D"/>
    <w:rsid w:val="00B908F3"/>
    <w:rsid w:val="00B90932"/>
    <w:rsid w:val="00B9108D"/>
    <w:rsid w:val="00B914BF"/>
    <w:rsid w:val="00B91767"/>
    <w:rsid w:val="00B91EA3"/>
    <w:rsid w:val="00B91EEE"/>
    <w:rsid w:val="00B921AA"/>
    <w:rsid w:val="00B93040"/>
    <w:rsid w:val="00B930E3"/>
    <w:rsid w:val="00B93D20"/>
    <w:rsid w:val="00B9405A"/>
    <w:rsid w:val="00B9423B"/>
    <w:rsid w:val="00B94241"/>
    <w:rsid w:val="00B947A4"/>
    <w:rsid w:val="00B94A80"/>
    <w:rsid w:val="00B94EFB"/>
    <w:rsid w:val="00B95279"/>
    <w:rsid w:val="00B9556E"/>
    <w:rsid w:val="00B95768"/>
    <w:rsid w:val="00B95D40"/>
    <w:rsid w:val="00B9632C"/>
    <w:rsid w:val="00B967E9"/>
    <w:rsid w:val="00B968F6"/>
    <w:rsid w:val="00B96BE8"/>
    <w:rsid w:val="00B972E9"/>
    <w:rsid w:val="00B9739E"/>
    <w:rsid w:val="00B9759A"/>
    <w:rsid w:val="00B97750"/>
    <w:rsid w:val="00B977DA"/>
    <w:rsid w:val="00B97C1F"/>
    <w:rsid w:val="00BA0070"/>
    <w:rsid w:val="00BA0145"/>
    <w:rsid w:val="00BA0678"/>
    <w:rsid w:val="00BA0967"/>
    <w:rsid w:val="00BA0A80"/>
    <w:rsid w:val="00BA14B1"/>
    <w:rsid w:val="00BA1D9C"/>
    <w:rsid w:val="00BA2273"/>
    <w:rsid w:val="00BA2C23"/>
    <w:rsid w:val="00BA3003"/>
    <w:rsid w:val="00BA3303"/>
    <w:rsid w:val="00BA39CE"/>
    <w:rsid w:val="00BA3BB2"/>
    <w:rsid w:val="00BA3C23"/>
    <w:rsid w:val="00BA4403"/>
    <w:rsid w:val="00BA47A2"/>
    <w:rsid w:val="00BA48B9"/>
    <w:rsid w:val="00BA4980"/>
    <w:rsid w:val="00BA4DE4"/>
    <w:rsid w:val="00BA537F"/>
    <w:rsid w:val="00BA5A8A"/>
    <w:rsid w:val="00BA5C1E"/>
    <w:rsid w:val="00BA609E"/>
    <w:rsid w:val="00BA65F6"/>
    <w:rsid w:val="00BA690A"/>
    <w:rsid w:val="00BA76E2"/>
    <w:rsid w:val="00BB0675"/>
    <w:rsid w:val="00BB07E9"/>
    <w:rsid w:val="00BB0FA5"/>
    <w:rsid w:val="00BB0FCB"/>
    <w:rsid w:val="00BB1111"/>
    <w:rsid w:val="00BB1745"/>
    <w:rsid w:val="00BB1B3D"/>
    <w:rsid w:val="00BB1CA8"/>
    <w:rsid w:val="00BB1E40"/>
    <w:rsid w:val="00BB1F32"/>
    <w:rsid w:val="00BB26AA"/>
    <w:rsid w:val="00BB2A63"/>
    <w:rsid w:val="00BB2C49"/>
    <w:rsid w:val="00BB2DD5"/>
    <w:rsid w:val="00BB2F4C"/>
    <w:rsid w:val="00BB2F98"/>
    <w:rsid w:val="00BB3010"/>
    <w:rsid w:val="00BB3E46"/>
    <w:rsid w:val="00BB4224"/>
    <w:rsid w:val="00BB42B6"/>
    <w:rsid w:val="00BB4403"/>
    <w:rsid w:val="00BB440A"/>
    <w:rsid w:val="00BB4842"/>
    <w:rsid w:val="00BB486F"/>
    <w:rsid w:val="00BB4AE8"/>
    <w:rsid w:val="00BB5849"/>
    <w:rsid w:val="00BB667B"/>
    <w:rsid w:val="00BB6A62"/>
    <w:rsid w:val="00BB6C61"/>
    <w:rsid w:val="00BB6DE2"/>
    <w:rsid w:val="00BB76CB"/>
    <w:rsid w:val="00BB795C"/>
    <w:rsid w:val="00BB7AE1"/>
    <w:rsid w:val="00BB7E49"/>
    <w:rsid w:val="00BC0039"/>
    <w:rsid w:val="00BC1200"/>
    <w:rsid w:val="00BC1626"/>
    <w:rsid w:val="00BC319D"/>
    <w:rsid w:val="00BC3270"/>
    <w:rsid w:val="00BC335F"/>
    <w:rsid w:val="00BC33AF"/>
    <w:rsid w:val="00BC3B5B"/>
    <w:rsid w:val="00BC3D48"/>
    <w:rsid w:val="00BC4128"/>
    <w:rsid w:val="00BC417B"/>
    <w:rsid w:val="00BC4A1E"/>
    <w:rsid w:val="00BC4AC4"/>
    <w:rsid w:val="00BC51F2"/>
    <w:rsid w:val="00BC540B"/>
    <w:rsid w:val="00BC55CC"/>
    <w:rsid w:val="00BC5DC5"/>
    <w:rsid w:val="00BC61F1"/>
    <w:rsid w:val="00BC7893"/>
    <w:rsid w:val="00BC7F0B"/>
    <w:rsid w:val="00BD0285"/>
    <w:rsid w:val="00BD0803"/>
    <w:rsid w:val="00BD09C9"/>
    <w:rsid w:val="00BD09CB"/>
    <w:rsid w:val="00BD09DE"/>
    <w:rsid w:val="00BD0C50"/>
    <w:rsid w:val="00BD0CD9"/>
    <w:rsid w:val="00BD12D3"/>
    <w:rsid w:val="00BD1740"/>
    <w:rsid w:val="00BD1FD3"/>
    <w:rsid w:val="00BD218D"/>
    <w:rsid w:val="00BD2567"/>
    <w:rsid w:val="00BD25F8"/>
    <w:rsid w:val="00BD25FD"/>
    <w:rsid w:val="00BD2AA2"/>
    <w:rsid w:val="00BD2D4D"/>
    <w:rsid w:val="00BD2FEF"/>
    <w:rsid w:val="00BD34C2"/>
    <w:rsid w:val="00BD3574"/>
    <w:rsid w:val="00BD3811"/>
    <w:rsid w:val="00BD3C92"/>
    <w:rsid w:val="00BD41C8"/>
    <w:rsid w:val="00BD4981"/>
    <w:rsid w:val="00BD4C35"/>
    <w:rsid w:val="00BD4E62"/>
    <w:rsid w:val="00BD4E9B"/>
    <w:rsid w:val="00BD4EC2"/>
    <w:rsid w:val="00BD4FF7"/>
    <w:rsid w:val="00BD50A1"/>
    <w:rsid w:val="00BD5D22"/>
    <w:rsid w:val="00BD632C"/>
    <w:rsid w:val="00BD63A6"/>
    <w:rsid w:val="00BD66F2"/>
    <w:rsid w:val="00BD6750"/>
    <w:rsid w:val="00BD6881"/>
    <w:rsid w:val="00BD694D"/>
    <w:rsid w:val="00BD6BFA"/>
    <w:rsid w:val="00BD74E4"/>
    <w:rsid w:val="00BD75BB"/>
    <w:rsid w:val="00BD7BA3"/>
    <w:rsid w:val="00BD7C1B"/>
    <w:rsid w:val="00BE02CD"/>
    <w:rsid w:val="00BE0B8B"/>
    <w:rsid w:val="00BE0E29"/>
    <w:rsid w:val="00BE0E73"/>
    <w:rsid w:val="00BE1044"/>
    <w:rsid w:val="00BE172B"/>
    <w:rsid w:val="00BE1757"/>
    <w:rsid w:val="00BE1DAD"/>
    <w:rsid w:val="00BE2BA6"/>
    <w:rsid w:val="00BE3366"/>
    <w:rsid w:val="00BE340D"/>
    <w:rsid w:val="00BE3677"/>
    <w:rsid w:val="00BE3ABA"/>
    <w:rsid w:val="00BE3BA3"/>
    <w:rsid w:val="00BE3F2B"/>
    <w:rsid w:val="00BE42F9"/>
    <w:rsid w:val="00BE48FF"/>
    <w:rsid w:val="00BE4BF0"/>
    <w:rsid w:val="00BE55DB"/>
    <w:rsid w:val="00BE5F01"/>
    <w:rsid w:val="00BE6243"/>
    <w:rsid w:val="00BE6A22"/>
    <w:rsid w:val="00BE6DC1"/>
    <w:rsid w:val="00BE6E73"/>
    <w:rsid w:val="00BE77E2"/>
    <w:rsid w:val="00BE7A67"/>
    <w:rsid w:val="00BE7B8F"/>
    <w:rsid w:val="00BE7F28"/>
    <w:rsid w:val="00BF02BD"/>
    <w:rsid w:val="00BF0499"/>
    <w:rsid w:val="00BF051A"/>
    <w:rsid w:val="00BF1642"/>
    <w:rsid w:val="00BF1CBA"/>
    <w:rsid w:val="00BF1FF7"/>
    <w:rsid w:val="00BF25DB"/>
    <w:rsid w:val="00BF269B"/>
    <w:rsid w:val="00BF2A1C"/>
    <w:rsid w:val="00BF2B39"/>
    <w:rsid w:val="00BF2CCE"/>
    <w:rsid w:val="00BF3643"/>
    <w:rsid w:val="00BF3793"/>
    <w:rsid w:val="00BF380F"/>
    <w:rsid w:val="00BF3BD7"/>
    <w:rsid w:val="00BF3C0D"/>
    <w:rsid w:val="00BF50AF"/>
    <w:rsid w:val="00BF565F"/>
    <w:rsid w:val="00BF6115"/>
    <w:rsid w:val="00BF644A"/>
    <w:rsid w:val="00BF781C"/>
    <w:rsid w:val="00BF7A9F"/>
    <w:rsid w:val="00BF7C8A"/>
    <w:rsid w:val="00BF7F5B"/>
    <w:rsid w:val="00BF7F85"/>
    <w:rsid w:val="00C002E4"/>
    <w:rsid w:val="00C0037A"/>
    <w:rsid w:val="00C0076B"/>
    <w:rsid w:val="00C013B3"/>
    <w:rsid w:val="00C01471"/>
    <w:rsid w:val="00C01D18"/>
    <w:rsid w:val="00C024A8"/>
    <w:rsid w:val="00C02783"/>
    <w:rsid w:val="00C02EF7"/>
    <w:rsid w:val="00C03099"/>
    <w:rsid w:val="00C03D4B"/>
    <w:rsid w:val="00C0497A"/>
    <w:rsid w:val="00C0497C"/>
    <w:rsid w:val="00C04ACF"/>
    <w:rsid w:val="00C0550F"/>
    <w:rsid w:val="00C0594A"/>
    <w:rsid w:val="00C059EF"/>
    <w:rsid w:val="00C05DF7"/>
    <w:rsid w:val="00C06465"/>
    <w:rsid w:val="00C06C24"/>
    <w:rsid w:val="00C07286"/>
    <w:rsid w:val="00C07B03"/>
    <w:rsid w:val="00C07E44"/>
    <w:rsid w:val="00C10396"/>
    <w:rsid w:val="00C108B6"/>
    <w:rsid w:val="00C11136"/>
    <w:rsid w:val="00C11329"/>
    <w:rsid w:val="00C11789"/>
    <w:rsid w:val="00C117D0"/>
    <w:rsid w:val="00C11895"/>
    <w:rsid w:val="00C11D50"/>
    <w:rsid w:val="00C12176"/>
    <w:rsid w:val="00C124B3"/>
    <w:rsid w:val="00C132BE"/>
    <w:rsid w:val="00C13672"/>
    <w:rsid w:val="00C13771"/>
    <w:rsid w:val="00C139CC"/>
    <w:rsid w:val="00C13AEB"/>
    <w:rsid w:val="00C13CED"/>
    <w:rsid w:val="00C14274"/>
    <w:rsid w:val="00C147D1"/>
    <w:rsid w:val="00C148C8"/>
    <w:rsid w:val="00C14B03"/>
    <w:rsid w:val="00C14C0E"/>
    <w:rsid w:val="00C150D4"/>
    <w:rsid w:val="00C1563D"/>
    <w:rsid w:val="00C15B9F"/>
    <w:rsid w:val="00C15E11"/>
    <w:rsid w:val="00C1604D"/>
    <w:rsid w:val="00C16073"/>
    <w:rsid w:val="00C16373"/>
    <w:rsid w:val="00C16E25"/>
    <w:rsid w:val="00C1702E"/>
    <w:rsid w:val="00C1787B"/>
    <w:rsid w:val="00C17C60"/>
    <w:rsid w:val="00C20164"/>
    <w:rsid w:val="00C202B6"/>
    <w:rsid w:val="00C203E1"/>
    <w:rsid w:val="00C20558"/>
    <w:rsid w:val="00C21274"/>
    <w:rsid w:val="00C214DE"/>
    <w:rsid w:val="00C21667"/>
    <w:rsid w:val="00C218C7"/>
    <w:rsid w:val="00C21B16"/>
    <w:rsid w:val="00C22031"/>
    <w:rsid w:val="00C22836"/>
    <w:rsid w:val="00C2291A"/>
    <w:rsid w:val="00C22ECF"/>
    <w:rsid w:val="00C23273"/>
    <w:rsid w:val="00C2362C"/>
    <w:rsid w:val="00C25B34"/>
    <w:rsid w:val="00C26159"/>
    <w:rsid w:val="00C27A04"/>
    <w:rsid w:val="00C27B4D"/>
    <w:rsid w:val="00C27BEF"/>
    <w:rsid w:val="00C27E09"/>
    <w:rsid w:val="00C27FBE"/>
    <w:rsid w:val="00C30DF5"/>
    <w:rsid w:val="00C31374"/>
    <w:rsid w:val="00C31392"/>
    <w:rsid w:val="00C313FD"/>
    <w:rsid w:val="00C31700"/>
    <w:rsid w:val="00C31745"/>
    <w:rsid w:val="00C3194E"/>
    <w:rsid w:val="00C330B0"/>
    <w:rsid w:val="00C33CD4"/>
    <w:rsid w:val="00C3417D"/>
    <w:rsid w:val="00C352E9"/>
    <w:rsid w:val="00C354F8"/>
    <w:rsid w:val="00C359AD"/>
    <w:rsid w:val="00C35BD9"/>
    <w:rsid w:val="00C35D36"/>
    <w:rsid w:val="00C36F1B"/>
    <w:rsid w:val="00C36FD6"/>
    <w:rsid w:val="00C37A0F"/>
    <w:rsid w:val="00C37DEE"/>
    <w:rsid w:val="00C4097D"/>
    <w:rsid w:val="00C4182E"/>
    <w:rsid w:val="00C41849"/>
    <w:rsid w:val="00C41BC3"/>
    <w:rsid w:val="00C424DC"/>
    <w:rsid w:val="00C42719"/>
    <w:rsid w:val="00C4288B"/>
    <w:rsid w:val="00C42E0F"/>
    <w:rsid w:val="00C42E65"/>
    <w:rsid w:val="00C42FD6"/>
    <w:rsid w:val="00C4328B"/>
    <w:rsid w:val="00C4366C"/>
    <w:rsid w:val="00C444EA"/>
    <w:rsid w:val="00C445CC"/>
    <w:rsid w:val="00C44A14"/>
    <w:rsid w:val="00C44B47"/>
    <w:rsid w:val="00C44BE7"/>
    <w:rsid w:val="00C45533"/>
    <w:rsid w:val="00C456E4"/>
    <w:rsid w:val="00C45751"/>
    <w:rsid w:val="00C458EE"/>
    <w:rsid w:val="00C45C05"/>
    <w:rsid w:val="00C45D94"/>
    <w:rsid w:val="00C45F69"/>
    <w:rsid w:val="00C46261"/>
    <w:rsid w:val="00C46DA7"/>
    <w:rsid w:val="00C47636"/>
    <w:rsid w:val="00C47C8C"/>
    <w:rsid w:val="00C47E95"/>
    <w:rsid w:val="00C50ADF"/>
    <w:rsid w:val="00C52008"/>
    <w:rsid w:val="00C52061"/>
    <w:rsid w:val="00C524F6"/>
    <w:rsid w:val="00C52560"/>
    <w:rsid w:val="00C5261C"/>
    <w:rsid w:val="00C52897"/>
    <w:rsid w:val="00C52B22"/>
    <w:rsid w:val="00C52CCC"/>
    <w:rsid w:val="00C52CEF"/>
    <w:rsid w:val="00C52E3B"/>
    <w:rsid w:val="00C535CC"/>
    <w:rsid w:val="00C54497"/>
    <w:rsid w:val="00C54717"/>
    <w:rsid w:val="00C54734"/>
    <w:rsid w:val="00C548BE"/>
    <w:rsid w:val="00C54B1E"/>
    <w:rsid w:val="00C5505E"/>
    <w:rsid w:val="00C55339"/>
    <w:rsid w:val="00C553C7"/>
    <w:rsid w:val="00C553F2"/>
    <w:rsid w:val="00C55AA0"/>
    <w:rsid w:val="00C55F73"/>
    <w:rsid w:val="00C56179"/>
    <w:rsid w:val="00C56D52"/>
    <w:rsid w:val="00C56E6E"/>
    <w:rsid w:val="00C578A6"/>
    <w:rsid w:val="00C57D3B"/>
    <w:rsid w:val="00C60010"/>
    <w:rsid w:val="00C6019E"/>
    <w:rsid w:val="00C61F2F"/>
    <w:rsid w:val="00C61FBE"/>
    <w:rsid w:val="00C62370"/>
    <w:rsid w:val="00C62565"/>
    <w:rsid w:val="00C63213"/>
    <w:rsid w:val="00C63285"/>
    <w:rsid w:val="00C632D5"/>
    <w:rsid w:val="00C63593"/>
    <w:rsid w:val="00C637A1"/>
    <w:rsid w:val="00C63BD4"/>
    <w:rsid w:val="00C64C0B"/>
    <w:rsid w:val="00C65320"/>
    <w:rsid w:val="00C65533"/>
    <w:rsid w:val="00C65960"/>
    <w:rsid w:val="00C65AB4"/>
    <w:rsid w:val="00C66009"/>
    <w:rsid w:val="00C66426"/>
    <w:rsid w:val="00C66440"/>
    <w:rsid w:val="00C66849"/>
    <w:rsid w:val="00C66CD6"/>
    <w:rsid w:val="00C66CDE"/>
    <w:rsid w:val="00C6714B"/>
    <w:rsid w:val="00C673FE"/>
    <w:rsid w:val="00C67999"/>
    <w:rsid w:val="00C7010A"/>
    <w:rsid w:val="00C703C0"/>
    <w:rsid w:val="00C70618"/>
    <w:rsid w:val="00C7062B"/>
    <w:rsid w:val="00C706B0"/>
    <w:rsid w:val="00C7147B"/>
    <w:rsid w:val="00C714EC"/>
    <w:rsid w:val="00C7177A"/>
    <w:rsid w:val="00C71D80"/>
    <w:rsid w:val="00C72414"/>
    <w:rsid w:val="00C727E0"/>
    <w:rsid w:val="00C72802"/>
    <w:rsid w:val="00C728F5"/>
    <w:rsid w:val="00C732F3"/>
    <w:rsid w:val="00C7349D"/>
    <w:rsid w:val="00C73C84"/>
    <w:rsid w:val="00C73D0F"/>
    <w:rsid w:val="00C73D8E"/>
    <w:rsid w:val="00C73E3F"/>
    <w:rsid w:val="00C74709"/>
    <w:rsid w:val="00C752FC"/>
    <w:rsid w:val="00C75448"/>
    <w:rsid w:val="00C75628"/>
    <w:rsid w:val="00C75697"/>
    <w:rsid w:val="00C75F42"/>
    <w:rsid w:val="00C766AC"/>
    <w:rsid w:val="00C77357"/>
    <w:rsid w:val="00C7761A"/>
    <w:rsid w:val="00C7797F"/>
    <w:rsid w:val="00C80C8B"/>
    <w:rsid w:val="00C80E3B"/>
    <w:rsid w:val="00C8119A"/>
    <w:rsid w:val="00C813D2"/>
    <w:rsid w:val="00C81558"/>
    <w:rsid w:val="00C822CA"/>
    <w:rsid w:val="00C82305"/>
    <w:rsid w:val="00C828CD"/>
    <w:rsid w:val="00C82A2D"/>
    <w:rsid w:val="00C832CB"/>
    <w:rsid w:val="00C83F65"/>
    <w:rsid w:val="00C8434F"/>
    <w:rsid w:val="00C849B4"/>
    <w:rsid w:val="00C849DD"/>
    <w:rsid w:val="00C84BF1"/>
    <w:rsid w:val="00C84DBA"/>
    <w:rsid w:val="00C85704"/>
    <w:rsid w:val="00C85982"/>
    <w:rsid w:val="00C85ABD"/>
    <w:rsid w:val="00C86165"/>
    <w:rsid w:val="00C861AD"/>
    <w:rsid w:val="00C861B9"/>
    <w:rsid w:val="00C863A6"/>
    <w:rsid w:val="00C86724"/>
    <w:rsid w:val="00C86C26"/>
    <w:rsid w:val="00C86D1C"/>
    <w:rsid w:val="00C87196"/>
    <w:rsid w:val="00C87B0F"/>
    <w:rsid w:val="00C901B3"/>
    <w:rsid w:val="00C90391"/>
    <w:rsid w:val="00C90466"/>
    <w:rsid w:val="00C906BF"/>
    <w:rsid w:val="00C91263"/>
    <w:rsid w:val="00C91748"/>
    <w:rsid w:val="00C91805"/>
    <w:rsid w:val="00C9188D"/>
    <w:rsid w:val="00C91C91"/>
    <w:rsid w:val="00C91D6B"/>
    <w:rsid w:val="00C91D71"/>
    <w:rsid w:val="00C91E24"/>
    <w:rsid w:val="00C9251C"/>
    <w:rsid w:val="00C9296F"/>
    <w:rsid w:val="00C92A80"/>
    <w:rsid w:val="00C92C72"/>
    <w:rsid w:val="00C93023"/>
    <w:rsid w:val="00C939C7"/>
    <w:rsid w:val="00C94661"/>
    <w:rsid w:val="00C94807"/>
    <w:rsid w:val="00C94A80"/>
    <w:rsid w:val="00C94F7A"/>
    <w:rsid w:val="00C954FA"/>
    <w:rsid w:val="00C95908"/>
    <w:rsid w:val="00C9612E"/>
    <w:rsid w:val="00C96179"/>
    <w:rsid w:val="00C96B1A"/>
    <w:rsid w:val="00C97C69"/>
    <w:rsid w:val="00C97F3B"/>
    <w:rsid w:val="00CA0015"/>
    <w:rsid w:val="00CA032C"/>
    <w:rsid w:val="00CA036C"/>
    <w:rsid w:val="00CA0402"/>
    <w:rsid w:val="00CA0641"/>
    <w:rsid w:val="00CA071D"/>
    <w:rsid w:val="00CA0A8A"/>
    <w:rsid w:val="00CA0DB1"/>
    <w:rsid w:val="00CA1645"/>
    <w:rsid w:val="00CA168E"/>
    <w:rsid w:val="00CA1FA9"/>
    <w:rsid w:val="00CA205F"/>
    <w:rsid w:val="00CA261D"/>
    <w:rsid w:val="00CA2F04"/>
    <w:rsid w:val="00CA301A"/>
    <w:rsid w:val="00CA39EF"/>
    <w:rsid w:val="00CA3AB9"/>
    <w:rsid w:val="00CA435B"/>
    <w:rsid w:val="00CA5716"/>
    <w:rsid w:val="00CA5B13"/>
    <w:rsid w:val="00CA6192"/>
    <w:rsid w:val="00CA6FE8"/>
    <w:rsid w:val="00CA7006"/>
    <w:rsid w:val="00CA78C1"/>
    <w:rsid w:val="00CA7AC1"/>
    <w:rsid w:val="00CB07B1"/>
    <w:rsid w:val="00CB0BBB"/>
    <w:rsid w:val="00CB1011"/>
    <w:rsid w:val="00CB115B"/>
    <w:rsid w:val="00CB1177"/>
    <w:rsid w:val="00CB1941"/>
    <w:rsid w:val="00CB1D42"/>
    <w:rsid w:val="00CB1E4A"/>
    <w:rsid w:val="00CB2100"/>
    <w:rsid w:val="00CB2C56"/>
    <w:rsid w:val="00CB2E5F"/>
    <w:rsid w:val="00CB3590"/>
    <w:rsid w:val="00CB4002"/>
    <w:rsid w:val="00CB40C6"/>
    <w:rsid w:val="00CB47C5"/>
    <w:rsid w:val="00CB4848"/>
    <w:rsid w:val="00CB4B56"/>
    <w:rsid w:val="00CB4CF4"/>
    <w:rsid w:val="00CB4DF9"/>
    <w:rsid w:val="00CB4EF7"/>
    <w:rsid w:val="00CB5641"/>
    <w:rsid w:val="00CB5A1D"/>
    <w:rsid w:val="00CB5C38"/>
    <w:rsid w:val="00CB5DCD"/>
    <w:rsid w:val="00CB6285"/>
    <w:rsid w:val="00CB6332"/>
    <w:rsid w:val="00CB6763"/>
    <w:rsid w:val="00CB681F"/>
    <w:rsid w:val="00CB6ADB"/>
    <w:rsid w:val="00CB6BF0"/>
    <w:rsid w:val="00CB7975"/>
    <w:rsid w:val="00CB7F67"/>
    <w:rsid w:val="00CC0332"/>
    <w:rsid w:val="00CC09B2"/>
    <w:rsid w:val="00CC0F48"/>
    <w:rsid w:val="00CC1757"/>
    <w:rsid w:val="00CC1D7C"/>
    <w:rsid w:val="00CC2386"/>
    <w:rsid w:val="00CC2DBF"/>
    <w:rsid w:val="00CC32CD"/>
    <w:rsid w:val="00CC34BD"/>
    <w:rsid w:val="00CC3501"/>
    <w:rsid w:val="00CC35F3"/>
    <w:rsid w:val="00CC4464"/>
    <w:rsid w:val="00CC4815"/>
    <w:rsid w:val="00CC48AD"/>
    <w:rsid w:val="00CC4903"/>
    <w:rsid w:val="00CC5984"/>
    <w:rsid w:val="00CC6872"/>
    <w:rsid w:val="00CC6981"/>
    <w:rsid w:val="00CC7047"/>
    <w:rsid w:val="00CC71F7"/>
    <w:rsid w:val="00CC73A2"/>
    <w:rsid w:val="00CC7DC2"/>
    <w:rsid w:val="00CD01A6"/>
    <w:rsid w:val="00CD031C"/>
    <w:rsid w:val="00CD0B3E"/>
    <w:rsid w:val="00CD10BB"/>
    <w:rsid w:val="00CD1E57"/>
    <w:rsid w:val="00CD22A6"/>
    <w:rsid w:val="00CD274A"/>
    <w:rsid w:val="00CD2A8E"/>
    <w:rsid w:val="00CD31B8"/>
    <w:rsid w:val="00CD3255"/>
    <w:rsid w:val="00CD373A"/>
    <w:rsid w:val="00CD3834"/>
    <w:rsid w:val="00CD3AC3"/>
    <w:rsid w:val="00CD3E59"/>
    <w:rsid w:val="00CD4146"/>
    <w:rsid w:val="00CD4245"/>
    <w:rsid w:val="00CD4CD3"/>
    <w:rsid w:val="00CD4FAF"/>
    <w:rsid w:val="00CD4FFD"/>
    <w:rsid w:val="00CD51AF"/>
    <w:rsid w:val="00CD55DE"/>
    <w:rsid w:val="00CD5BB4"/>
    <w:rsid w:val="00CD5E46"/>
    <w:rsid w:val="00CD5F21"/>
    <w:rsid w:val="00CD6367"/>
    <w:rsid w:val="00CD7163"/>
    <w:rsid w:val="00CD7987"/>
    <w:rsid w:val="00CE0CC0"/>
    <w:rsid w:val="00CE1886"/>
    <w:rsid w:val="00CE1AB0"/>
    <w:rsid w:val="00CE2630"/>
    <w:rsid w:val="00CE30FC"/>
    <w:rsid w:val="00CE34D5"/>
    <w:rsid w:val="00CE35EB"/>
    <w:rsid w:val="00CE39F6"/>
    <w:rsid w:val="00CE496F"/>
    <w:rsid w:val="00CE49C6"/>
    <w:rsid w:val="00CE52CA"/>
    <w:rsid w:val="00CE5389"/>
    <w:rsid w:val="00CE5450"/>
    <w:rsid w:val="00CE54A0"/>
    <w:rsid w:val="00CE5AF8"/>
    <w:rsid w:val="00CE5C15"/>
    <w:rsid w:val="00CE5DD7"/>
    <w:rsid w:val="00CE6003"/>
    <w:rsid w:val="00CE6183"/>
    <w:rsid w:val="00CE6517"/>
    <w:rsid w:val="00CE72F9"/>
    <w:rsid w:val="00CE7A9C"/>
    <w:rsid w:val="00CE7B29"/>
    <w:rsid w:val="00CF0484"/>
    <w:rsid w:val="00CF076C"/>
    <w:rsid w:val="00CF0831"/>
    <w:rsid w:val="00CF097A"/>
    <w:rsid w:val="00CF0B66"/>
    <w:rsid w:val="00CF10B1"/>
    <w:rsid w:val="00CF2228"/>
    <w:rsid w:val="00CF25CC"/>
    <w:rsid w:val="00CF2E24"/>
    <w:rsid w:val="00CF2FAD"/>
    <w:rsid w:val="00CF3623"/>
    <w:rsid w:val="00CF378C"/>
    <w:rsid w:val="00CF428E"/>
    <w:rsid w:val="00CF48E5"/>
    <w:rsid w:val="00CF49C5"/>
    <w:rsid w:val="00CF4AEE"/>
    <w:rsid w:val="00CF4F43"/>
    <w:rsid w:val="00CF5561"/>
    <w:rsid w:val="00CF5983"/>
    <w:rsid w:val="00CF5D88"/>
    <w:rsid w:val="00CF5FDC"/>
    <w:rsid w:val="00CF68C1"/>
    <w:rsid w:val="00CF69DF"/>
    <w:rsid w:val="00CF6A96"/>
    <w:rsid w:val="00CF6C86"/>
    <w:rsid w:val="00CF7092"/>
    <w:rsid w:val="00CF7293"/>
    <w:rsid w:val="00CF7342"/>
    <w:rsid w:val="00CF736E"/>
    <w:rsid w:val="00CF7445"/>
    <w:rsid w:val="00CF77C3"/>
    <w:rsid w:val="00D003EF"/>
    <w:rsid w:val="00D0093A"/>
    <w:rsid w:val="00D01436"/>
    <w:rsid w:val="00D0160B"/>
    <w:rsid w:val="00D01DFE"/>
    <w:rsid w:val="00D01FE7"/>
    <w:rsid w:val="00D02063"/>
    <w:rsid w:val="00D02148"/>
    <w:rsid w:val="00D02522"/>
    <w:rsid w:val="00D027D2"/>
    <w:rsid w:val="00D02B16"/>
    <w:rsid w:val="00D02FD7"/>
    <w:rsid w:val="00D03426"/>
    <w:rsid w:val="00D03436"/>
    <w:rsid w:val="00D03C67"/>
    <w:rsid w:val="00D043F6"/>
    <w:rsid w:val="00D04454"/>
    <w:rsid w:val="00D044CD"/>
    <w:rsid w:val="00D048AA"/>
    <w:rsid w:val="00D04AA7"/>
    <w:rsid w:val="00D04CCB"/>
    <w:rsid w:val="00D05821"/>
    <w:rsid w:val="00D05C54"/>
    <w:rsid w:val="00D0668C"/>
    <w:rsid w:val="00D067EF"/>
    <w:rsid w:val="00D06D07"/>
    <w:rsid w:val="00D07EA8"/>
    <w:rsid w:val="00D10159"/>
    <w:rsid w:val="00D10227"/>
    <w:rsid w:val="00D1072F"/>
    <w:rsid w:val="00D10EE3"/>
    <w:rsid w:val="00D10EF5"/>
    <w:rsid w:val="00D11348"/>
    <w:rsid w:val="00D11C8D"/>
    <w:rsid w:val="00D135DD"/>
    <w:rsid w:val="00D13697"/>
    <w:rsid w:val="00D1415E"/>
    <w:rsid w:val="00D151E3"/>
    <w:rsid w:val="00D15299"/>
    <w:rsid w:val="00D15443"/>
    <w:rsid w:val="00D16355"/>
    <w:rsid w:val="00D165F7"/>
    <w:rsid w:val="00D16B13"/>
    <w:rsid w:val="00D1726A"/>
    <w:rsid w:val="00D17650"/>
    <w:rsid w:val="00D17667"/>
    <w:rsid w:val="00D17932"/>
    <w:rsid w:val="00D17E01"/>
    <w:rsid w:val="00D17EE2"/>
    <w:rsid w:val="00D20208"/>
    <w:rsid w:val="00D204BB"/>
    <w:rsid w:val="00D20500"/>
    <w:rsid w:val="00D212AD"/>
    <w:rsid w:val="00D21669"/>
    <w:rsid w:val="00D2178C"/>
    <w:rsid w:val="00D219CA"/>
    <w:rsid w:val="00D219DD"/>
    <w:rsid w:val="00D2244C"/>
    <w:rsid w:val="00D22842"/>
    <w:rsid w:val="00D2286E"/>
    <w:rsid w:val="00D22EC4"/>
    <w:rsid w:val="00D23034"/>
    <w:rsid w:val="00D23389"/>
    <w:rsid w:val="00D23752"/>
    <w:rsid w:val="00D2396F"/>
    <w:rsid w:val="00D23C54"/>
    <w:rsid w:val="00D24178"/>
    <w:rsid w:val="00D2434D"/>
    <w:rsid w:val="00D244F7"/>
    <w:rsid w:val="00D248E8"/>
    <w:rsid w:val="00D24B42"/>
    <w:rsid w:val="00D259AD"/>
    <w:rsid w:val="00D27006"/>
    <w:rsid w:val="00D27142"/>
    <w:rsid w:val="00D27246"/>
    <w:rsid w:val="00D30A50"/>
    <w:rsid w:val="00D3248F"/>
    <w:rsid w:val="00D329B4"/>
    <w:rsid w:val="00D32A6A"/>
    <w:rsid w:val="00D32BAE"/>
    <w:rsid w:val="00D33C15"/>
    <w:rsid w:val="00D345BA"/>
    <w:rsid w:val="00D34E84"/>
    <w:rsid w:val="00D36B29"/>
    <w:rsid w:val="00D371E2"/>
    <w:rsid w:val="00D373BF"/>
    <w:rsid w:val="00D37F00"/>
    <w:rsid w:val="00D4154E"/>
    <w:rsid w:val="00D41CC4"/>
    <w:rsid w:val="00D42273"/>
    <w:rsid w:val="00D42478"/>
    <w:rsid w:val="00D42AC5"/>
    <w:rsid w:val="00D42B97"/>
    <w:rsid w:val="00D43364"/>
    <w:rsid w:val="00D43EFE"/>
    <w:rsid w:val="00D440BA"/>
    <w:rsid w:val="00D4419E"/>
    <w:rsid w:val="00D448ED"/>
    <w:rsid w:val="00D44F7C"/>
    <w:rsid w:val="00D4523F"/>
    <w:rsid w:val="00D454ED"/>
    <w:rsid w:val="00D45E1A"/>
    <w:rsid w:val="00D46889"/>
    <w:rsid w:val="00D4698C"/>
    <w:rsid w:val="00D46AAF"/>
    <w:rsid w:val="00D4713A"/>
    <w:rsid w:val="00D472F4"/>
    <w:rsid w:val="00D47865"/>
    <w:rsid w:val="00D47AD0"/>
    <w:rsid w:val="00D500E4"/>
    <w:rsid w:val="00D501EA"/>
    <w:rsid w:val="00D50424"/>
    <w:rsid w:val="00D504F2"/>
    <w:rsid w:val="00D50528"/>
    <w:rsid w:val="00D50DDA"/>
    <w:rsid w:val="00D51243"/>
    <w:rsid w:val="00D51BFD"/>
    <w:rsid w:val="00D51C68"/>
    <w:rsid w:val="00D521CB"/>
    <w:rsid w:val="00D52346"/>
    <w:rsid w:val="00D52FEB"/>
    <w:rsid w:val="00D539F2"/>
    <w:rsid w:val="00D539F3"/>
    <w:rsid w:val="00D539F4"/>
    <w:rsid w:val="00D543B1"/>
    <w:rsid w:val="00D55427"/>
    <w:rsid w:val="00D555E2"/>
    <w:rsid w:val="00D557C6"/>
    <w:rsid w:val="00D561FD"/>
    <w:rsid w:val="00D5672D"/>
    <w:rsid w:val="00D5674A"/>
    <w:rsid w:val="00D56A2B"/>
    <w:rsid w:val="00D57495"/>
    <w:rsid w:val="00D57F24"/>
    <w:rsid w:val="00D60AD9"/>
    <w:rsid w:val="00D60F43"/>
    <w:rsid w:val="00D610CF"/>
    <w:rsid w:val="00D6142E"/>
    <w:rsid w:val="00D6232F"/>
    <w:rsid w:val="00D62665"/>
    <w:rsid w:val="00D62EAE"/>
    <w:rsid w:val="00D62EDE"/>
    <w:rsid w:val="00D630C8"/>
    <w:rsid w:val="00D63217"/>
    <w:rsid w:val="00D634C2"/>
    <w:rsid w:val="00D63B02"/>
    <w:rsid w:val="00D63F34"/>
    <w:rsid w:val="00D649FA"/>
    <w:rsid w:val="00D64E4C"/>
    <w:rsid w:val="00D65250"/>
    <w:rsid w:val="00D654AF"/>
    <w:rsid w:val="00D6592C"/>
    <w:rsid w:val="00D65FF0"/>
    <w:rsid w:val="00D6622A"/>
    <w:rsid w:val="00D667DE"/>
    <w:rsid w:val="00D66961"/>
    <w:rsid w:val="00D66B5B"/>
    <w:rsid w:val="00D672DB"/>
    <w:rsid w:val="00D674FB"/>
    <w:rsid w:val="00D67730"/>
    <w:rsid w:val="00D67773"/>
    <w:rsid w:val="00D67BB5"/>
    <w:rsid w:val="00D67F15"/>
    <w:rsid w:val="00D70FC0"/>
    <w:rsid w:val="00D71DED"/>
    <w:rsid w:val="00D71FB7"/>
    <w:rsid w:val="00D7268C"/>
    <w:rsid w:val="00D728E4"/>
    <w:rsid w:val="00D72CEE"/>
    <w:rsid w:val="00D72DE0"/>
    <w:rsid w:val="00D73660"/>
    <w:rsid w:val="00D73768"/>
    <w:rsid w:val="00D737D5"/>
    <w:rsid w:val="00D73819"/>
    <w:rsid w:val="00D739FD"/>
    <w:rsid w:val="00D73AA9"/>
    <w:rsid w:val="00D73E35"/>
    <w:rsid w:val="00D741F7"/>
    <w:rsid w:val="00D74F36"/>
    <w:rsid w:val="00D75340"/>
    <w:rsid w:val="00D7543C"/>
    <w:rsid w:val="00D754CB"/>
    <w:rsid w:val="00D7564C"/>
    <w:rsid w:val="00D759A3"/>
    <w:rsid w:val="00D76900"/>
    <w:rsid w:val="00D76CF9"/>
    <w:rsid w:val="00D76FB4"/>
    <w:rsid w:val="00D7724F"/>
    <w:rsid w:val="00D77729"/>
    <w:rsid w:val="00D77B40"/>
    <w:rsid w:val="00D805D1"/>
    <w:rsid w:val="00D80D31"/>
    <w:rsid w:val="00D8104A"/>
    <w:rsid w:val="00D810D2"/>
    <w:rsid w:val="00D81450"/>
    <w:rsid w:val="00D816E7"/>
    <w:rsid w:val="00D817DF"/>
    <w:rsid w:val="00D81BB5"/>
    <w:rsid w:val="00D8241C"/>
    <w:rsid w:val="00D82632"/>
    <w:rsid w:val="00D82789"/>
    <w:rsid w:val="00D82EEF"/>
    <w:rsid w:val="00D832BA"/>
    <w:rsid w:val="00D836AE"/>
    <w:rsid w:val="00D83AB7"/>
    <w:rsid w:val="00D83F24"/>
    <w:rsid w:val="00D83FD5"/>
    <w:rsid w:val="00D85201"/>
    <w:rsid w:val="00D853BD"/>
    <w:rsid w:val="00D857D2"/>
    <w:rsid w:val="00D8585C"/>
    <w:rsid w:val="00D85AFF"/>
    <w:rsid w:val="00D86A99"/>
    <w:rsid w:val="00D87AFA"/>
    <w:rsid w:val="00D905CA"/>
    <w:rsid w:val="00D90A34"/>
    <w:rsid w:val="00D90B20"/>
    <w:rsid w:val="00D90E5E"/>
    <w:rsid w:val="00D913C7"/>
    <w:rsid w:val="00D91BA6"/>
    <w:rsid w:val="00D91C03"/>
    <w:rsid w:val="00D91E29"/>
    <w:rsid w:val="00D922FF"/>
    <w:rsid w:val="00D92451"/>
    <w:rsid w:val="00D92836"/>
    <w:rsid w:val="00D92FA2"/>
    <w:rsid w:val="00D92FE1"/>
    <w:rsid w:val="00D930E9"/>
    <w:rsid w:val="00D93CE9"/>
    <w:rsid w:val="00D948AA"/>
    <w:rsid w:val="00D94A02"/>
    <w:rsid w:val="00D94A04"/>
    <w:rsid w:val="00D95568"/>
    <w:rsid w:val="00D95A07"/>
    <w:rsid w:val="00D95E83"/>
    <w:rsid w:val="00D96063"/>
    <w:rsid w:val="00D96294"/>
    <w:rsid w:val="00D9648D"/>
    <w:rsid w:val="00D9673F"/>
    <w:rsid w:val="00D96D5F"/>
    <w:rsid w:val="00D96D83"/>
    <w:rsid w:val="00D972BC"/>
    <w:rsid w:val="00D97855"/>
    <w:rsid w:val="00D97A74"/>
    <w:rsid w:val="00D97AB8"/>
    <w:rsid w:val="00D97C84"/>
    <w:rsid w:val="00D97DEF"/>
    <w:rsid w:val="00DA0167"/>
    <w:rsid w:val="00DA03CF"/>
    <w:rsid w:val="00DA0476"/>
    <w:rsid w:val="00DA0B3A"/>
    <w:rsid w:val="00DA1256"/>
    <w:rsid w:val="00DA1316"/>
    <w:rsid w:val="00DA1317"/>
    <w:rsid w:val="00DA1F64"/>
    <w:rsid w:val="00DA2058"/>
    <w:rsid w:val="00DA27FA"/>
    <w:rsid w:val="00DA3598"/>
    <w:rsid w:val="00DA35DE"/>
    <w:rsid w:val="00DA384A"/>
    <w:rsid w:val="00DA48F0"/>
    <w:rsid w:val="00DA512D"/>
    <w:rsid w:val="00DA53BE"/>
    <w:rsid w:val="00DA5653"/>
    <w:rsid w:val="00DA584C"/>
    <w:rsid w:val="00DA58EB"/>
    <w:rsid w:val="00DA6641"/>
    <w:rsid w:val="00DA6C8E"/>
    <w:rsid w:val="00DA7911"/>
    <w:rsid w:val="00DA7D41"/>
    <w:rsid w:val="00DA7FB5"/>
    <w:rsid w:val="00DB09CC"/>
    <w:rsid w:val="00DB0BE8"/>
    <w:rsid w:val="00DB11E1"/>
    <w:rsid w:val="00DB1A5B"/>
    <w:rsid w:val="00DB2179"/>
    <w:rsid w:val="00DB22C7"/>
    <w:rsid w:val="00DB2A59"/>
    <w:rsid w:val="00DB2B90"/>
    <w:rsid w:val="00DB2FBC"/>
    <w:rsid w:val="00DB3A8D"/>
    <w:rsid w:val="00DB3AF1"/>
    <w:rsid w:val="00DB458B"/>
    <w:rsid w:val="00DB45C9"/>
    <w:rsid w:val="00DB50D2"/>
    <w:rsid w:val="00DB527E"/>
    <w:rsid w:val="00DB53C4"/>
    <w:rsid w:val="00DB5900"/>
    <w:rsid w:val="00DB5983"/>
    <w:rsid w:val="00DB598F"/>
    <w:rsid w:val="00DB5CDC"/>
    <w:rsid w:val="00DB5FB8"/>
    <w:rsid w:val="00DB6913"/>
    <w:rsid w:val="00DB6AD3"/>
    <w:rsid w:val="00DB6CF4"/>
    <w:rsid w:val="00DB6D6C"/>
    <w:rsid w:val="00DB6E3A"/>
    <w:rsid w:val="00DB6EA9"/>
    <w:rsid w:val="00DB74FB"/>
    <w:rsid w:val="00DB7728"/>
    <w:rsid w:val="00DB77B9"/>
    <w:rsid w:val="00DB7BDF"/>
    <w:rsid w:val="00DB7EAD"/>
    <w:rsid w:val="00DC01AD"/>
    <w:rsid w:val="00DC0EBA"/>
    <w:rsid w:val="00DC1296"/>
    <w:rsid w:val="00DC1AAA"/>
    <w:rsid w:val="00DC25A3"/>
    <w:rsid w:val="00DC2A8E"/>
    <w:rsid w:val="00DC2D83"/>
    <w:rsid w:val="00DC30DC"/>
    <w:rsid w:val="00DC3CCC"/>
    <w:rsid w:val="00DC3E2E"/>
    <w:rsid w:val="00DC4044"/>
    <w:rsid w:val="00DC4AF1"/>
    <w:rsid w:val="00DC5282"/>
    <w:rsid w:val="00DC5384"/>
    <w:rsid w:val="00DC587E"/>
    <w:rsid w:val="00DC5C66"/>
    <w:rsid w:val="00DC5EF4"/>
    <w:rsid w:val="00DC5FBE"/>
    <w:rsid w:val="00DC6099"/>
    <w:rsid w:val="00DC6137"/>
    <w:rsid w:val="00DC7A28"/>
    <w:rsid w:val="00DC7C0F"/>
    <w:rsid w:val="00DD00C2"/>
    <w:rsid w:val="00DD0AC6"/>
    <w:rsid w:val="00DD0B26"/>
    <w:rsid w:val="00DD11B8"/>
    <w:rsid w:val="00DD12AA"/>
    <w:rsid w:val="00DD2091"/>
    <w:rsid w:val="00DD21CC"/>
    <w:rsid w:val="00DD2C9E"/>
    <w:rsid w:val="00DD361C"/>
    <w:rsid w:val="00DD3FB0"/>
    <w:rsid w:val="00DD41CB"/>
    <w:rsid w:val="00DD4321"/>
    <w:rsid w:val="00DD47A1"/>
    <w:rsid w:val="00DD5846"/>
    <w:rsid w:val="00DD6056"/>
    <w:rsid w:val="00DD666F"/>
    <w:rsid w:val="00DD678F"/>
    <w:rsid w:val="00DD6D5E"/>
    <w:rsid w:val="00DD7883"/>
    <w:rsid w:val="00DD79D3"/>
    <w:rsid w:val="00DD7CAC"/>
    <w:rsid w:val="00DE00F3"/>
    <w:rsid w:val="00DE076B"/>
    <w:rsid w:val="00DE09DC"/>
    <w:rsid w:val="00DE0BEB"/>
    <w:rsid w:val="00DE0E7E"/>
    <w:rsid w:val="00DE152C"/>
    <w:rsid w:val="00DE1B28"/>
    <w:rsid w:val="00DE20B2"/>
    <w:rsid w:val="00DE2116"/>
    <w:rsid w:val="00DE225D"/>
    <w:rsid w:val="00DE2A94"/>
    <w:rsid w:val="00DE32BC"/>
    <w:rsid w:val="00DE3304"/>
    <w:rsid w:val="00DE3348"/>
    <w:rsid w:val="00DE38EE"/>
    <w:rsid w:val="00DE399D"/>
    <w:rsid w:val="00DE4148"/>
    <w:rsid w:val="00DE45E2"/>
    <w:rsid w:val="00DE48F2"/>
    <w:rsid w:val="00DE4FD2"/>
    <w:rsid w:val="00DE5684"/>
    <w:rsid w:val="00DE57EB"/>
    <w:rsid w:val="00DE62AD"/>
    <w:rsid w:val="00DE72C2"/>
    <w:rsid w:val="00DE7310"/>
    <w:rsid w:val="00DE73BC"/>
    <w:rsid w:val="00DE7616"/>
    <w:rsid w:val="00DE7EDF"/>
    <w:rsid w:val="00DE7F89"/>
    <w:rsid w:val="00DF019E"/>
    <w:rsid w:val="00DF01B5"/>
    <w:rsid w:val="00DF025D"/>
    <w:rsid w:val="00DF091B"/>
    <w:rsid w:val="00DF0B2A"/>
    <w:rsid w:val="00DF0C05"/>
    <w:rsid w:val="00DF0E42"/>
    <w:rsid w:val="00DF1446"/>
    <w:rsid w:val="00DF1C03"/>
    <w:rsid w:val="00DF1D6A"/>
    <w:rsid w:val="00DF253E"/>
    <w:rsid w:val="00DF2600"/>
    <w:rsid w:val="00DF27A1"/>
    <w:rsid w:val="00DF280A"/>
    <w:rsid w:val="00DF285F"/>
    <w:rsid w:val="00DF28B7"/>
    <w:rsid w:val="00DF2955"/>
    <w:rsid w:val="00DF2B5C"/>
    <w:rsid w:val="00DF2EEC"/>
    <w:rsid w:val="00DF2FFC"/>
    <w:rsid w:val="00DF3250"/>
    <w:rsid w:val="00DF3B70"/>
    <w:rsid w:val="00DF4152"/>
    <w:rsid w:val="00DF4404"/>
    <w:rsid w:val="00DF47FB"/>
    <w:rsid w:val="00DF4888"/>
    <w:rsid w:val="00DF52EE"/>
    <w:rsid w:val="00DF55AC"/>
    <w:rsid w:val="00DF57A5"/>
    <w:rsid w:val="00DF6853"/>
    <w:rsid w:val="00DF783C"/>
    <w:rsid w:val="00DF7AA9"/>
    <w:rsid w:val="00DF7D15"/>
    <w:rsid w:val="00DF7D90"/>
    <w:rsid w:val="00E00F46"/>
    <w:rsid w:val="00E016D1"/>
    <w:rsid w:val="00E01CDF"/>
    <w:rsid w:val="00E01CFC"/>
    <w:rsid w:val="00E020B3"/>
    <w:rsid w:val="00E02554"/>
    <w:rsid w:val="00E028AE"/>
    <w:rsid w:val="00E034FC"/>
    <w:rsid w:val="00E039A0"/>
    <w:rsid w:val="00E04181"/>
    <w:rsid w:val="00E042CB"/>
    <w:rsid w:val="00E0523D"/>
    <w:rsid w:val="00E05406"/>
    <w:rsid w:val="00E05A53"/>
    <w:rsid w:val="00E05DCA"/>
    <w:rsid w:val="00E05F9E"/>
    <w:rsid w:val="00E06B1E"/>
    <w:rsid w:val="00E06B7D"/>
    <w:rsid w:val="00E07589"/>
    <w:rsid w:val="00E07A81"/>
    <w:rsid w:val="00E07CD2"/>
    <w:rsid w:val="00E103E4"/>
    <w:rsid w:val="00E112EC"/>
    <w:rsid w:val="00E114CE"/>
    <w:rsid w:val="00E13252"/>
    <w:rsid w:val="00E13872"/>
    <w:rsid w:val="00E13883"/>
    <w:rsid w:val="00E13983"/>
    <w:rsid w:val="00E13C75"/>
    <w:rsid w:val="00E13F0D"/>
    <w:rsid w:val="00E142B0"/>
    <w:rsid w:val="00E14E14"/>
    <w:rsid w:val="00E156F3"/>
    <w:rsid w:val="00E15D5F"/>
    <w:rsid w:val="00E15FF5"/>
    <w:rsid w:val="00E16025"/>
    <w:rsid w:val="00E1612C"/>
    <w:rsid w:val="00E1668B"/>
    <w:rsid w:val="00E16916"/>
    <w:rsid w:val="00E16B05"/>
    <w:rsid w:val="00E170BB"/>
    <w:rsid w:val="00E17496"/>
    <w:rsid w:val="00E17766"/>
    <w:rsid w:val="00E17F26"/>
    <w:rsid w:val="00E17FCF"/>
    <w:rsid w:val="00E20092"/>
    <w:rsid w:val="00E204D4"/>
    <w:rsid w:val="00E20A9C"/>
    <w:rsid w:val="00E20CAD"/>
    <w:rsid w:val="00E216FF"/>
    <w:rsid w:val="00E21CE5"/>
    <w:rsid w:val="00E22582"/>
    <w:rsid w:val="00E234B8"/>
    <w:rsid w:val="00E23C5E"/>
    <w:rsid w:val="00E244E7"/>
    <w:rsid w:val="00E24535"/>
    <w:rsid w:val="00E24A6C"/>
    <w:rsid w:val="00E24AC5"/>
    <w:rsid w:val="00E24AC8"/>
    <w:rsid w:val="00E24F6F"/>
    <w:rsid w:val="00E254F9"/>
    <w:rsid w:val="00E255AF"/>
    <w:rsid w:val="00E25A70"/>
    <w:rsid w:val="00E25FCC"/>
    <w:rsid w:val="00E26037"/>
    <w:rsid w:val="00E2626C"/>
    <w:rsid w:val="00E26376"/>
    <w:rsid w:val="00E26AB3"/>
    <w:rsid w:val="00E2708F"/>
    <w:rsid w:val="00E271FE"/>
    <w:rsid w:val="00E27254"/>
    <w:rsid w:val="00E27325"/>
    <w:rsid w:val="00E27D73"/>
    <w:rsid w:val="00E30807"/>
    <w:rsid w:val="00E310F6"/>
    <w:rsid w:val="00E313EF"/>
    <w:rsid w:val="00E3149E"/>
    <w:rsid w:val="00E318C1"/>
    <w:rsid w:val="00E31ED0"/>
    <w:rsid w:val="00E327CA"/>
    <w:rsid w:val="00E33107"/>
    <w:rsid w:val="00E3324F"/>
    <w:rsid w:val="00E334D2"/>
    <w:rsid w:val="00E33E02"/>
    <w:rsid w:val="00E342AB"/>
    <w:rsid w:val="00E349C1"/>
    <w:rsid w:val="00E35451"/>
    <w:rsid w:val="00E35532"/>
    <w:rsid w:val="00E359F7"/>
    <w:rsid w:val="00E35EF9"/>
    <w:rsid w:val="00E3628A"/>
    <w:rsid w:val="00E36A63"/>
    <w:rsid w:val="00E36CD7"/>
    <w:rsid w:val="00E370DB"/>
    <w:rsid w:val="00E37454"/>
    <w:rsid w:val="00E3797B"/>
    <w:rsid w:val="00E37D30"/>
    <w:rsid w:val="00E37D76"/>
    <w:rsid w:val="00E407AF"/>
    <w:rsid w:val="00E4089A"/>
    <w:rsid w:val="00E40E45"/>
    <w:rsid w:val="00E4191C"/>
    <w:rsid w:val="00E41996"/>
    <w:rsid w:val="00E41DC2"/>
    <w:rsid w:val="00E422CF"/>
    <w:rsid w:val="00E42659"/>
    <w:rsid w:val="00E427BC"/>
    <w:rsid w:val="00E429EB"/>
    <w:rsid w:val="00E42B75"/>
    <w:rsid w:val="00E42F5A"/>
    <w:rsid w:val="00E43EE2"/>
    <w:rsid w:val="00E442F4"/>
    <w:rsid w:val="00E4456A"/>
    <w:rsid w:val="00E448EF"/>
    <w:rsid w:val="00E44DE1"/>
    <w:rsid w:val="00E4620D"/>
    <w:rsid w:val="00E46D19"/>
    <w:rsid w:val="00E4701A"/>
    <w:rsid w:val="00E470D1"/>
    <w:rsid w:val="00E47573"/>
    <w:rsid w:val="00E47683"/>
    <w:rsid w:val="00E479E1"/>
    <w:rsid w:val="00E47DCA"/>
    <w:rsid w:val="00E50AE8"/>
    <w:rsid w:val="00E50CC4"/>
    <w:rsid w:val="00E5134F"/>
    <w:rsid w:val="00E515A9"/>
    <w:rsid w:val="00E522FD"/>
    <w:rsid w:val="00E5252B"/>
    <w:rsid w:val="00E526D5"/>
    <w:rsid w:val="00E52811"/>
    <w:rsid w:val="00E5299A"/>
    <w:rsid w:val="00E52A82"/>
    <w:rsid w:val="00E539AC"/>
    <w:rsid w:val="00E539FA"/>
    <w:rsid w:val="00E53C06"/>
    <w:rsid w:val="00E5497B"/>
    <w:rsid w:val="00E5499B"/>
    <w:rsid w:val="00E54D2F"/>
    <w:rsid w:val="00E5525D"/>
    <w:rsid w:val="00E553C6"/>
    <w:rsid w:val="00E556BC"/>
    <w:rsid w:val="00E558A4"/>
    <w:rsid w:val="00E562B8"/>
    <w:rsid w:val="00E56B8E"/>
    <w:rsid w:val="00E56FC0"/>
    <w:rsid w:val="00E57720"/>
    <w:rsid w:val="00E577E5"/>
    <w:rsid w:val="00E57C8D"/>
    <w:rsid w:val="00E57DF2"/>
    <w:rsid w:val="00E60380"/>
    <w:rsid w:val="00E606EA"/>
    <w:rsid w:val="00E609F4"/>
    <w:rsid w:val="00E610EF"/>
    <w:rsid w:val="00E6124A"/>
    <w:rsid w:val="00E61F25"/>
    <w:rsid w:val="00E61F3F"/>
    <w:rsid w:val="00E62014"/>
    <w:rsid w:val="00E62467"/>
    <w:rsid w:val="00E62A5F"/>
    <w:rsid w:val="00E62BEF"/>
    <w:rsid w:val="00E630AD"/>
    <w:rsid w:val="00E63178"/>
    <w:rsid w:val="00E634AA"/>
    <w:rsid w:val="00E637FC"/>
    <w:rsid w:val="00E63F71"/>
    <w:rsid w:val="00E64CA0"/>
    <w:rsid w:val="00E65698"/>
    <w:rsid w:val="00E65E7E"/>
    <w:rsid w:val="00E65EDE"/>
    <w:rsid w:val="00E66241"/>
    <w:rsid w:val="00E66733"/>
    <w:rsid w:val="00E66C64"/>
    <w:rsid w:val="00E66E0C"/>
    <w:rsid w:val="00E66E29"/>
    <w:rsid w:val="00E66EAF"/>
    <w:rsid w:val="00E66FD5"/>
    <w:rsid w:val="00E672DE"/>
    <w:rsid w:val="00E7075F"/>
    <w:rsid w:val="00E710E3"/>
    <w:rsid w:val="00E71658"/>
    <w:rsid w:val="00E71A26"/>
    <w:rsid w:val="00E71BAA"/>
    <w:rsid w:val="00E7238C"/>
    <w:rsid w:val="00E7411C"/>
    <w:rsid w:val="00E74277"/>
    <w:rsid w:val="00E74BAC"/>
    <w:rsid w:val="00E74D64"/>
    <w:rsid w:val="00E74DF1"/>
    <w:rsid w:val="00E75626"/>
    <w:rsid w:val="00E760E2"/>
    <w:rsid w:val="00E76855"/>
    <w:rsid w:val="00E76DFD"/>
    <w:rsid w:val="00E772ED"/>
    <w:rsid w:val="00E7733A"/>
    <w:rsid w:val="00E800C1"/>
    <w:rsid w:val="00E8020D"/>
    <w:rsid w:val="00E80295"/>
    <w:rsid w:val="00E81125"/>
    <w:rsid w:val="00E816FA"/>
    <w:rsid w:val="00E81740"/>
    <w:rsid w:val="00E81B80"/>
    <w:rsid w:val="00E8222D"/>
    <w:rsid w:val="00E82342"/>
    <w:rsid w:val="00E823CE"/>
    <w:rsid w:val="00E82463"/>
    <w:rsid w:val="00E826C3"/>
    <w:rsid w:val="00E826D7"/>
    <w:rsid w:val="00E82CD1"/>
    <w:rsid w:val="00E83200"/>
    <w:rsid w:val="00E83DE5"/>
    <w:rsid w:val="00E83FDF"/>
    <w:rsid w:val="00E84856"/>
    <w:rsid w:val="00E84C48"/>
    <w:rsid w:val="00E84F2D"/>
    <w:rsid w:val="00E852E5"/>
    <w:rsid w:val="00E85BDD"/>
    <w:rsid w:val="00E85BFA"/>
    <w:rsid w:val="00E862CB"/>
    <w:rsid w:val="00E865E5"/>
    <w:rsid w:val="00E868C3"/>
    <w:rsid w:val="00E86C8F"/>
    <w:rsid w:val="00E870BC"/>
    <w:rsid w:val="00E874DD"/>
    <w:rsid w:val="00E90083"/>
    <w:rsid w:val="00E90526"/>
    <w:rsid w:val="00E90561"/>
    <w:rsid w:val="00E906BF"/>
    <w:rsid w:val="00E91A46"/>
    <w:rsid w:val="00E922BC"/>
    <w:rsid w:val="00E92801"/>
    <w:rsid w:val="00E928E8"/>
    <w:rsid w:val="00E92C7D"/>
    <w:rsid w:val="00E92D09"/>
    <w:rsid w:val="00E92DFF"/>
    <w:rsid w:val="00E935F5"/>
    <w:rsid w:val="00E94158"/>
    <w:rsid w:val="00E9527E"/>
    <w:rsid w:val="00E95777"/>
    <w:rsid w:val="00E9577F"/>
    <w:rsid w:val="00E962C6"/>
    <w:rsid w:val="00E963B3"/>
    <w:rsid w:val="00E96485"/>
    <w:rsid w:val="00E96D70"/>
    <w:rsid w:val="00E976B9"/>
    <w:rsid w:val="00E976BA"/>
    <w:rsid w:val="00E97802"/>
    <w:rsid w:val="00E979B9"/>
    <w:rsid w:val="00E97A5B"/>
    <w:rsid w:val="00E97BB6"/>
    <w:rsid w:val="00E97CBB"/>
    <w:rsid w:val="00EA0033"/>
    <w:rsid w:val="00EA065C"/>
    <w:rsid w:val="00EA0E3E"/>
    <w:rsid w:val="00EA15BD"/>
    <w:rsid w:val="00EA15CD"/>
    <w:rsid w:val="00EA1B28"/>
    <w:rsid w:val="00EA1C92"/>
    <w:rsid w:val="00EA2002"/>
    <w:rsid w:val="00EA200D"/>
    <w:rsid w:val="00EA233F"/>
    <w:rsid w:val="00EA290B"/>
    <w:rsid w:val="00EA2A1A"/>
    <w:rsid w:val="00EA3049"/>
    <w:rsid w:val="00EA41A1"/>
    <w:rsid w:val="00EA41B9"/>
    <w:rsid w:val="00EA438E"/>
    <w:rsid w:val="00EA4EA4"/>
    <w:rsid w:val="00EA4F60"/>
    <w:rsid w:val="00EA56F1"/>
    <w:rsid w:val="00EA5840"/>
    <w:rsid w:val="00EA5DE2"/>
    <w:rsid w:val="00EA6061"/>
    <w:rsid w:val="00EA6D2A"/>
    <w:rsid w:val="00EA73A6"/>
    <w:rsid w:val="00EA7483"/>
    <w:rsid w:val="00EA7814"/>
    <w:rsid w:val="00EA7B79"/>
    <w:rsid w:val="00EB044C"/>
    <w:rsid w:val="00EB1022"/>
    <w:rsid w:val="00EB1292"/>
    <w:rsid w:val="00EB12BD"/>
    <w:rsid w:val="00EB1FDC"/>
    <w:rsid w:val="00EB2133"/>
    <w:rsid w:val="00EB2409"/>
    <w:rsid w:val="00EB2428"/>
    <w:rsid w:val="00EB29B7"/>
    <w:rsid w:val="00EB2ED2"/>
    <w:rsid w:val="00EB2FAE"/>
    <w:rsid w:val="00EB35D1"/>
    <w:rsid w:val="00EB3D88"/>
    <w:rsid w:val="00EB4033"/>
    <w:rsid w:val="00EB44BA"/>
    <w:rsid w:val="00EB4629"/>
    <w:rsid w:val="00EB47E6"/>
    <w:rsid w:val="00EB4C94"/>
    <w:rsid w:val="00EB5301"/>
    <w:rsid w:val="00EB552D"/>
    <w:rsid w:val="00EB55FC"/>
    <w:rsid w:val="00EB5B23"/>
    <w:rsid w:val="00EB5B9A"/>
    <w:rsid w:val="00EB6966"/>
    <w:rsid w:val="00EB7623"/>
    <w:rsid w:val="00EB7C6A"/>
    <w:rsid w:val="00EC00E1"/>
    <w:rsid w:val="00EC0126"/>
    <w:rsid w:val="00EC0A55"/>
    <w:rsid w:val="00EC0C14"/>
    <w:rsid w:val="00EC121D"/>
    <w:rsid w:val="00EC1A04"/>
    <w:rsid w:val="00EC1BDC"/>
    <w:rsid w:val="00EC1BE8"/>
    <w:rsid w:val="00EC1BF1"/>
    <w:rsid w:val="00EC1E37"/>
    <w:rsid w:val="00EC31C5"/>
    <w:rsid w:val="00EC31DF"/>
    <w:rsid w:val="00EC3350"/>
    <w:rsid w:val="00EC343E"/>
    <w:rsid w:val="00EC36C7"/>
    <w:rsid w:val="00EC3768"/>
    <w:rsid w:val="00EC3818"/>
    <w:rsid w:val="00EC3A9B"/>
    <w:rsid w:val="00EC3B67"/>
    <w:rsid w:val="00EC3C2F"/>
    <w:rsid w:val="00EC43DF"/>
    <w:rsid w:val="00EC46D2"/>
    <w:rsid w:val="00EC579A"/>
    <w:rsid w:val="00EC5BD0"/>
    <w:rsid w:val="00EC5BD7"/>
    <w:rsid w:val="00EC5D7A"/>
    <w:rsid w:val="00EC6AEC"/>
    <w:rsid w:val="00EC6CFF"/>
    <w:rsid w:val="00EC7522"/>
    <w:rsid w:val="00EC7EB2"/>
    <w:rsid w:val="00ED0024"/>
    <w:rsid w:val="00ED0134"/>
    <w:rsid w:val="00ED02EF"/>
    <w:rsid w:val="00ED03B4"/>
    <w:rsid w:val="00ED0A12"/>
    <w:rsid w:val="00ED0BAE"/>
    <w:rsid w:val="00ED0CE1"/>
    <w:rsid w:val="00ED0FE5"/>
    <w:rsid w:val="00ED147E"/>
    <w:rsid w:val="00ED14A9"/>
    <w:rsid w:val="00ED1AA7"/>
    <w:rsid w:val="00ED1E9D"/>
    <w:rsid w:val="00ED29F8"/>
    <w:rsid w:val="00ED2F3F"/>
    <w:rsid w:val="00ED37C0"/>
    <w:rsid w:val="00ED40BB"/>
    <w:rsid w:val="00ED44F4"/>
    <w:rsid w:val="00ED4D49"/>
    <w:rsid w:val="00ED4E86"/>
    <w:rsid w:val="00ED5CC2"/>
    <w:rsid w:val="00ED5ED0"/>
    <w:rsid w:val="00ED7531"/>
    <w:rsid w:val="00ED770C"/>
    <w:rsid w:val="00EE0192"/>
    <w:rsid w:val="00EE123A"/>
    <w:rsid w:val="00EE1E2A"/>
    <w:rsid w:val="00EE27FB"/>
    <w:rsid w:val="00EE372A"/>
    <w:rsid w:val="00EE374E"/>
    <w:rsid w:val="00EE3817"/>
    <w:rsid w:val="00EE394B"/>
    <w:rsid w:val="00EE3D88"/>
    <w:rsid w:val="00EE3DA4"/>
    <w:rsid w:val="00EE407D"/>
    <w:rsid w:val="00EE40B1"/>
    <w:rsid w:val="00EE4A2C"/>
    <w:rsid w:val="00EE4CC5"/>
    <w:rsid w:val="00EE53F1"/>
    <w:rsid w:val="00EE5558"/>
    <w:rsid w:val="00EE6177"/>
    <w:rsid w:val="00EE6FCE"/>
    <w:rsid w:val="00EE721D"/>
    <w:rsid w:val="00EE7683"/>
    <w:rsid w:val="00EE78F8"/>
    <w:rsid w:val="00EE7E84"/>
    <w:rsid w:val="00EF00EE"/>
    <w:rsid w:val="00EF0442"/>
    <w:rsid w:val="00EF0861"/>
    <w:rsid w:val="00EF1050"/>
    <w:rsid w:val="00EF1AE3"/>
    <w:rsid w:val="00EF20DD"/>
    <w:rsid w:val="00EF2440"/>
    <w:rsid w:val="00EF2861"/>
    <w:rsid w:val="00EF2EF8"/>
    <w:rsid w:val="00EF3186"/>
    <w:rsid w:val="00EF3252"/>
    <w:rsid w:val="00EF39B3"/>
    <w:rsid w:val="00EF3FA4"/>
    <w:rsid w:val="00EF43E2"/>
    <w:rsid w:val="00EF4AB6"/>
    <w:rsid w:val="00EF5CD2"/>
    <w:rsid w:val="00EF6B38"/>
    <w:rsid w:val="00EF735A"/>
    <w:rsid w:val="00EF7710"/>
    <w:rsid w:val="00EF7833"/>
    <w:rsid w:val="00EF7F27"/>
    <w:rsid w:val="00F0005A"/>
    <w:rsid w:val="00F00865"/>
    <w:rsid w:val="00F00D67"/>
    <w:rsid w:val="00F0170B"/>
    <w:rsid w:val="00F01742"/>
    <w:rsid w:val="00F01FD5"/>
    <w:rsid w:val="00F02005"/>
    <w:rsid w:val="00F02163"/>
    <w:rsid w:val="00F02270"/>
    <w:rsid w:val="00F02327"/>
    <w:rsid w:val="00F027FC"/>
    <w:rsid w:val="00F02872"/>
    <w:rsid w:val="00F0287C"/>
    <w:rsid w:val="00F02A61"/>
    <w:rsid w:val="00F0319D"/>
    <w:rsid w:val="00F03360"/>
    <w:rsid w:val="00F0352C"/>
    <w:rsid w:val="00F03E04"/>
    <w:rsid w:val="00F04FD7"/>
    <w:rsid w:val="00F056F2"/>
    <w:rsid w:val="00F057F7"/>
    <w:rsid w:val="00F05AE0"/>
    <w:rsid w:val="00F05D13"/>
    <w:rsid w:val="00F06173"/>
    <w:rsid w:val="00F0640E"/>
    <w:rsid w:val="00F0694C"/>
    <w:rsid w:val="00F06A06"/>
    <w:rsid w:val="00F06D71"/>
    <w:rsid w:val="00F075DA"/>
    <w:rsid w:val="00F10032"/>
    <w:rsid w:val="00F10254"/>
    <w:rsid w:val="00F1082F"/>
    <w:rsid w:val="00F10ACE"/>
    <w:rsid w:val="00F10EAE"/>
    <w:rsid w:val="00F11320"/>
    <w:rsid w:val="00F11BE2"/>
    <w:rsid w:val="00F12EBF"/>
    <w:rsid w:val="00F1354C"/>
    <w:rsid w:val="00F13A43"/>
    <w:rsid w:val="00F13B68"/>
    <w:rsid w:val="00F13F5B"/>
    <w:rsid w:val="00F14926"/>
    <w:rsid w:val="00F14E18"/>
    <w:rsid w:val="00F1551F"/>
    <w:rsid w:val="00F15BBC"/>
    <w:rsid w:val="00F15ED4"/>
    <w:rsid w:val="00F1602E"/>
    <w:rsid w:val="00F16570"/>
    <w:rsid w:val="00F1716D"/>
    <w:rsid w:val="00F1721E"/>
    <w:rsid w:val="00F17F2B"/>
    <w:rsid w:val="00F206A5"/>
    <w:rsid w:val="00F20810"/>
    <w:rsid w:val="00F2081B"/>
    <w:rsid w:val="00F208AC"/>
    <w:rsid w:val="00F2093B"/>
    <w:rsid w:val="00F20A78"/>
    <w:rsid w:val="00F20ECE"/>
    <w:rsid w:val="00F212EA"/>
    <w:rsid w:val="00F21823"/>
    <w:rsid w:val="00F218FA"/>
    <w:rsid w:val="00F2222C"/>
    <w:rsid w:val="00F225A2"/>
    <w:rsid w:val="00F228A6"/>
    <w:rsid w:val="00F228CC"/>
    <w:rsid w:val="00F22AA9"/>
    <w:rsid w:val="00F22EC5"/>
    <w:rsid w:val="00F23221"/>
    <w:rsid w:val="00F23503"/>
    <w:rsid w:val="00F236B8"/>
    <w:rsid w:val="00F23C05"/>
    <w:rsid w:val="00F23CEE"/>
    <w:rsid w:val="00F241D1"/>
    <w:rsid w:val="00F24511"/>
    <w:rsid w:val="00F24C61"/>
    <w:rsid w:val="00F24F82"/>
    <w:rsid w:val="00F255CE"/>
    <w:rsid w:val="00F25CAA"/>
    <w:rsid w:val="00F26779"/>
    <w:rsid w:val="00F26802"/>
    <w:rsid w:val="00F26C3D"/>
    <w:rsid w:val="00F26CF7"/>
    <w:rsid w:val="00F26DAB"/>
    <w:rsid w:val="00F26EC0"/>
    <w:rsid w:val="00F274A3"/>
    <w:rsid w:val="00F276EE"/>
    <w:rsid w:val="00F279A5"/>
    <w:rsid w:val="00F27FDD"/>
    <w:rsid w:val="00F30020"/>
    <w:rsid w:val="00F30856"/>
    <w:rsid w:val="00F308F4"/>
    <w:rsid w:val="00F30965"/>
    <w:rsid w:val="00F30B53"/>
    <w:rsid w:val="00F30D1F"/>
    <w:rsid w:val="00F310F2"/>
    <w:rsid w:val="00F31490"/>
    <w:rsid w:val="00F31585"/>
    <w:rsid w:val="00F32114"/>
    <w:rsid w:val="00F32C8D"/>
    <w:rsid w:val="00F33153"/>
    <w:rsid w:val="00F33248"/>
    <w:rsid w:val="00F33DB6"/>
    <w:rsid w:val="00F3452B"/>
    <w:rsid w:val="00F34677"/>
    <w:rsid w:val="00F3477D"/>
    <w:rsid w:val="00F34A8B"/>
    <w:rsid w:val="00F34DAF"/>
    <w:rsid w:val="00F34F71"/>
    <w:rsid w:val="00F3516D"/>
    <w:rsid w:val="00F35A73"/>
    <w:rsid w:val="00F35BF6"/>
    <w:rsid w:val="00F366CE"/>
    <w:rsid w:val="00F36DB1"/>
    <w:rsid w:val="00F372D3"/>
    <w:rsid w:val="00F37755"/>
    <w:rsid w:val="00F40195"/>
    <w:rsid w:val="00F407DD"/>
    <w:rsid w:val="00F40CCF"/>
    <w:rsid w:val="00F40D48"/>
    <w:rsid w:val="00F40DAB"/>
    <w:rsid w:val="00F418EE"/>
    <w:rsid w:val="00F41BA1"/>
    <w:rsid w:val="00F41DCB"/>
    <w:rsid w:val="00F41EF8"/>
    <w:rsid w:val="00F4228F"/>
    <w:rsid w:val="00F423B0"/>
    <w:rsid w:val="00F42B1C"/>
    <w:rsid w:val="00F42B4C"/>
    <w:rsid w:val="00F42BE6"/>
    <w:rsid w:val="00F42C50"/>
    <w:rsid w:val="00F43148"/>
    <w:rsid w:val="00F4316D"/>
    <w:rsid w:val="00F443EE"/>
    <w:rsid w:val="00F4445C"/>
    <w:rsid w:val="00F44C12"/>
    <w:rsid w:val="00F45079"/>
    <w:rsid w:val="00F4515A"/>
    <w:rsid w:val="00F451DA"/>
    <w:rsid w:val="00F457A3"/>
    <w:rsid w:val="00F45911"/>
    <w:rsid w:val="00F45C23"/>
    <w:rsid w:val="00F45DCD"/>
    <w:rsid w:val="00F46D44"/>
    <w:rsid w:val="00F4706D"/>
    <w:rsid w:val="00F47860"/>
    <w:rsid w:val="00F47B23"/>
    <w:rsid w:val="00F47FEA"/>
    <w:rsid w:val="00F5122A"/>
    <w:rsid w:val="00F52139"/>
    <w:rsid w:val="00F52161"/>
    <w:rsid w:val="00F523DF"/>
    <w:rsid w:val="00F52747"/>
    <w:rsid w:val="00F52B87"/>
    <w:rsid w:val="00F5309F"/>
    <w:rsid w:val="00F531D5"/>
    <w:rsid w:val="00F532CD"/>
    <w:rsid w:val="00F5347B"/>
    <w:rsid w:val="00F53701"/>
    <w:rsid w:val="00F537E1"/>
    <w:rsid w:val="00F5401A"/>
    <w:rsid w:val="00F5459E"/>
    <w:rsid w:val="00F548E6"/>
    <w:rsid w:val="00F55306"/>
    <w:rsid w:val="00F554F6"/>
    <w:rsid w:val="00F555C2"/>
    <w:rsid w:val="00F55A72"/>
    <w:rsid w:val="00F55C75"/>
    <w:rsid w:val="00F561AA"/>
    <w:rsid w:val="00F56366"/>
    <w:rsid w:val="00F565ED"/>
    <w:rsid w:val="00F56E0B"/>
    <w:rsid w:val="00F56E3D"/>
    <w:rsid w:val="00F56F04"/>
    <w:rsid w:val="00F57165"/>
    <w:rsid w:val="00F571ED"/>
    <w:rsid w:val="00F571EE"/>
    <w:rsid w:val="00F5778C"/>
    <w:rsid w:val="00F60716"/>
    <w:rsid w:val="00F608E4"/>
    <w:rsid w:val="00F60B12"/>
    <w:rsid w:val="00F60BB8"/>
    <w:rsid w:val="00F6140E"/>
    <w:rsid w:val="00F61B8A"/>
    <w:rsid w:val="00F61E34"/>
    <w:rsid w:val="00F61FDF"/>
    <w:rsid w:val="00F621BA"/>
    <w:rsid w:val="00F62247"/>
    <w:rsid w:val="00F63034"/>
    <w:rsid w:val="00F6323D"/>
    <w:rsid w:val="00F636E6"/>
    <w:rsid w:val="00F63CD1"/>
    <w:rsid w:val="00F642B7"/>
    <w:rsid w:val="00F6435D"/>
    <w:rsid w:val="00F6447C"/>
    <w:rsid w:val="00F6474F"/>
    <w:rsid w:val="00F64AA0"/>
    <w:rsid w:val="00F64ADF"/>
    <w:rsid w:val="00F64DD2"/>
    <w:rsid w:val="00F65008"/>
    <w:rsid w:val="00F652AC"/>
    <w:rsid w:val="00F65B83"/>
    <w:rsid w:val="00F65FBC"/>
    <w:rsid w:val="00F66177"/>
    <w:rsid w:val="00F66490"/>
    <w:rsid w:val="00F6659B"/>
    <w:rsid w:val="00F665DD"/>
    <w:rsid w:val="00F665E4"/>
    <w:rsid w:val="00F66F41"/>
    <w:rsid w:val="00F67008"/>
    <w:rsid w:val="00F6725F"/>
    <w:rsid w:val="00F67708"/>
    <w:rsid w:val="00F6777F"/>
    <w:rsid w:val="00F7006C"/>
    <w:rsid w:val="00F705FB"/>
    <w:rsid w:val="00F70E4A"/>
    <w:rsid w:val="00F70FFF"/>
    <w:rsid w:val="00F71205"/>
    <w:rsid w:val="00F71211"/>
    <w:rsid w:val="00F714CC"/>
    <w:rsid w:val="00F71817"/>
    <w:rsid w:val="00F71E40"/>
    <w:rsid w:val="00F72286"/>
    <w:rsid w:val="00F7234E"/>
    <w:rsid w:val="00F72980"/>
    <w:rsid w:val="00F72D92"/>
    <w:rsid w:val="00F72E76"/>
    <w:rsid w:val="00F72EC2"/>
    <w:rsid w:val="00F731AA"/>
    <w:rsid w:val="00F7324F"/>
    <w:rsid w:val="00F7370E"/>
    <w:rsid w:val="00F73BBC"/>
    <w:rsid w:val="00F74222"/>
    <w:rsid w:val="00F7442E"/>
    <w:rsid w:val="00F749B5"/>
    <w:rsid w:val="00F74CDF"/>
    <w:rsid w:val="00F74D80"/>
    <w:rsid w:val="00F75401"/>
    <w:rsid w:val="00F7599F"/>
    <w:rsid w:val="00F75E23"/>
    <w:rsid w:val="00F76357"/>
    <w:rsid w:val="00F76E1F"/>
    <w:rsid w:val="00F779CF"/>
    <w:rsid w:val="00F77E57"/>
    <w:rsid w:val="00F805A5"/>
    <w:rsid w:val="00F80B0B"/>
    <w:rsid w:val="00F81274"/>
    <w:rsid w:val="00F81391"/>
    <w:rsid w:val="00F8165C"/>
    <w:rsid w:val="00F8167D"/>
    <w:rsid w:val="00F81711"/>
    <w:rsid w:val="00F81D94"/>
    <w:rsid w:val="00F82110"/>
    <w:rsid w:val="00F82A73"/>
    <w:rsid w:val="00F82BB7"/>
    <w:rsid w:val="00F82D23"/>
    <w:rsid w:val="00F82FBB"/>
    <w:rsid w:val="00F836D9"/>
    <w:rsid w:val="00F83D91"/>
    <w:rsid w:val="00F83F24"/>
    <w:rsid w:val="00F841D5"/>
    <w:rsid w:val="00F852C6"/>
    <w:rsid w:val="00F853C9"/>
    <w:rsid w:val="00F854D6"/>
    <w:rsid w:val="00F856A5"/>
    <w:rsid w:val="00F85809"/>
    <w:rsid w:val="00F85BA7"/>
    <w:rsid w:val="00F85C28"/>
    <w:rsid w:val="00F85FE1"/>
    <w:rsid w:val="00F860E1"/>
    <w:rsid w:val="00F86252"/>
    <w:rsid w:val="00F862DD"/>
    <w:rsid w:val="00F868E6"/>
    <w:rsid w:val="00F87652"/>
    <w:rsid w:val="00F877F5"/>
    <w:rsid w:val="00F87973"/>
    <w:rsid w:val="00F879B4"/>
    <w:rsid w:val="00F87C46"/>
    <w:rsid w:val="00F87EE6"/>
    <w:rsid w:val="00F9009E"/>
    <w:rsid w:val="00F903BD"/>
    <w:rsid w:val="00F9072C"/>
    <w:rsid w:val="00F9073B"/>
    <w:rsid w:val="00F90A56"/>
    <w:rsid w:val="00F91143"/>
    <w:rsid w:val="00F91779"/>
    <w:rsid w:val="00F9187D"/>
    <w:rsid w:val="00F91D36"/>
    <w:rsid w:val="00F91EA5"/>
    <w:rsid w:val="00F9215A"/>
    <w:rsid w:val="00F9226F"/>
    <w:rsid w:val="00F92515"/>
    <w:rsid w:val="00F93294"/>
    <w:rsid w:val="00F9388E"/>
    <w:rsid w:val="00F93B9F"/>
    <w:rsid w:val="00F93BA9"/>
    <w:rsid w:val="00F93C85"/>
    <w:rsid w:val="00F94240"/>
    <w:rsid w:val="00F9425B"/>
    <w:rsid w:val="00F94894"/>
    <w:rsid w:val="00F94C6B"/>
    <w:rsid w:val="00F94D5D"/>
    <w:rsid w:val="00F950BA"/>
    <w:rsid w:val="00F956AB"/>
    <w:rsid w:val="00F95A1A"/>
    <w:rsid w:val="00F96548"/>
    <w:rsid w:val="00F96DFF"/>
    <w:rsid w:val="00F96EA1"/>
    <w:rsid w:val="00F97220"/>
    <w:rsid w:val="00F979C6"/>
    <w:rsid w:val="00FA0BA0"/>
    <w:rsid w:val="00FA0C43"/>
    <w:rsid w:val="00FA0DC7"/>
    <w:rsid w:val="00FA1032"/>
    <w:rsid w:val="00FA178E"/>
    <w:rsid w:val="00FA27AF"/>
    <w:rsid w:val="00FA283F"/>
    <w:rsid w:val="00FA2D95"/>
    <w:rsid w:val="00FA2DE1"/>
    <w:rsid w:val="00FA2F47"/>
    <w:rsid w:val="00FA32DC"/>
    <w:rsid w:val="00FA36A1"/>
    <w:rsid w:val="00FA3FA1"/>
    <w:rsid w:val="00FA404A"/>
    <w:rsid w:val="00FA4E95"/>
    <w:rsid w:val="00FA5185"/>
    <w:rsid w:val="00FA5993"/>
    <w:rsid w:val="00FA5BBB"/>
    <w:rsid w:val="00FA5C4F"/>
    <w:rsid w:val="00FA5DFE"/>
    <w:rsid w:val="00FA6025"/>
    <w:rsid w:val="00FA6A44"/>
    <w:rsid w:val="00FA6D24"/>
    <w:rsid w:val="00FA7A32"/>
    <w:rsid w:val="00FA7C6C"/>
    <w:rsid w:val="00FB0D46"/>
    <w:rsid w:val="00FB0F3E"/>
    <w:rsid w:val="00FB1193"/>
    <w:rsid w:val="00FB1486"/>
    <w:rsid w:val="00FB157C"/>
    <w:rsid w:val="00FB1794"/>
    <w:rsid w:val="00FB1D88"/>
    <w:rsid w:val="00FB1EBE"/>
    <w:rsid w:val="00FB1FFB"/>
    <w:rsid w:val="00FB219D"/>
    <w:rsid w:val="00FB3D80"/>
    <w:rsid w:val="00FB3EB2"/>
    <w:rsid w:val="00FB41EF"/>
    <w:rsid w:val="00FB4777"/>
    <w:rsid w:val="00FB578B"/>
    <w:rsid w:val="00FB586B"/>
    <w:rsid w:val="00FB5E2F"/>
    <w:rsid w:val="00FB6F43"/>
    <w:rsid w:val="00FB71A9"/>
    <w:rsid w:val="00FB71F5"/>
    <w:rsid w:val="00FB7657"/>
    <w:rsid w:val="00FB76A5"/>
    <w:rsid w:val="00FB7722"/>
    <w:rsid w:val="00FB7727"/>
    <w:rsid w:val="00FB78DD"/>
    <w:rsid w:val="00FB7DEC"/>
    <w:rsid w:val="00FC006F"/>
    <w:rsid w:val="00FC0587"/>
    <w:rsid w:val="00FC0617"/>
    <w:rsid w:val="00FC0764"/>
    <w:rsid w:val="00FC0A5F"/>
    <w:rsid w:val="00FC109D"/>
    <w:rsid w:val="00FC12ED"/>
    <w:rsid w:val="00FC2440"/>
    <w:rsid w:val="00FC29B9"/>
    <w:rsid w:val="00FC30E7"/>
    <w:rsid w:val="00FC36FD"/>
    <w:rsid w:val="00FC370C"/>
    <w:rsid w:val="00FC3F4B"/>
    <w:rsid w:val="00FC3FE1"/>
    <w:rsid w:val="00FC40DB"/>
    <w:rsid w:val="00FC475F"/>
    <w:rsid w:val="00FC5FE0"/>
    <w:rsid w:val="00FC617D"/>
    <w:rsid w:val="00FC61BF"/>
    <w:rsid w:val="00FC629D"/>
    <w:rsid w:val="00FC62AF"/>
    <w:rsid w:val="00FC68D1"/>
    <w:rsid w:val="00FD0017"/>
    <w:rsid w:val="00FD03C4"/>
    <w:rsid w:val="00FD06CF"/>
    <w:rsid w:val="00FD120D"/>
    <w:rsid w:val="00FD1615"/>
    <w:rsid w:val="00FD1731"/>
    <w:rsid w:val="00FD25CA"/>
    <w:rsid w:val="00FD26F1"/>
    <w:rsid w:val="00FD2CEF"/>
    <w:rsid w:val="00FD357B"/>
    <w:rsid w:val="00FD370A"/>
    <w:rsid w:val="00FD4151"/>
    <w:rsid w:val="00FD49A8"/>
    <w:rsid w:val="00FD5B5D"/>
    <w:rsid w:val="00FD6040"/>
    <w:rsid w:val="00FD6050"/>
    <w:rsid w:val="00FD614E"/>
    <w:rsid w:val="00FD7158"/>
    <w:rsid w:val="00FD717A"/>
    <w:rsid w:val="00FD74F5"/>
    <w:rsid w:val="00FD7549"/>
    <w:rsid w:val="00FD795D"/>
    <w:rsid w:val="00FE0310"/>
    <w:rsid w:val="00FE0485"/>
    <w:rsid w:val="00FE0718"/>
    <w:rsid w:val="00FE09EA"/>
    <w:rsid w:val="00FE0A7E"/>
    <w:rsid w:val="00FE0E43"/>
    <w:rsid w:val="00FE166E"/>
    <w:rsid w:val="00FE1AF5"/>
    <w:rsid w:val="00FE2F24"/>
    <w:rsid w:val="00FE3F39"/>
    <w:rsid w:val="00FE461A"/>
    <w:rsid w:val="00FE4A0E"/>
    <w:rsid w:val="00FE515B"/>
    <w:rsid w:val="00FE5393"/>
    <w:rsid w:val="00FE5B55"/>
    <w:rsid w:val="00FE5D11"/>
    <w:rsid w:val="00FE6AE9"/>
    <w:rsid w:val="00FE6FE6"/>
    <w:rsid w:val="00FE71A0"/>
    <w:rsid w:val="00FE72CD"/>
    <w:rsid w:val="00FE7B24"/>
    <w:rsid w:val="00FF0356"/>
    <w:rsid w:val="00FF0C42"/>
    <w:rsid w:val="00FF133A"/>
    <w:rsid w:val="00FF1661"/>
    <w:rsid w:val="00FF253D"/>
    <w:rsid w:val="00FF257E"/>
    <w:rsid w:val="00FF298B"/>
    <w:rsid w:val="00FF31F1"/>
    <w:rsid w:val="00FF350D"/>
    <w:rsid w:val="00FF35EA"/>
    <w:rsid w:val="00FF38F2"/>
    <w:rsid w:val="00FF3971"/>
    <w:rsid w:val="00FF3D64"/>
    <w:rsid w:val="00FF4191"/>
    <w:rsid w:val="00FF429F"/>
    <w:rsid w:val="00FF42EE"/>
    <w:rsid w:val="00FF44DB"/>
    <w:rsid w:val="00FF4776"/>
    <w:rsid w:val="00FF4791"/>
    <w:rsid w:val="00FF4975"/>
    <w:rsid w:val="00FF498D"/>
    <w:rsid w:val="00FF4BEA"/>
    <w:rsid w:val="00FF4FA6"/>
    <w:rsid w:val="00FF50DB"/>
    <w:rsid w:val="00FF547B"/>
    <w:rsid w:val="00FF553A"/>
    <w:rsid w:val="00FF5890"/>
    <w:rsid w:val="00FF5FE3"/>
    <w:rsid w:val="00FF633C"/>
    <w:rsid w:val="00FF67CB"/>
    <w:rsid w:val="00FF6DDA"/>
    <w:rsid w:val="00FF6F4E"/>
    <w:rsid w:val="00FF7467"/>
    <w:rsid w:val="00FF7476"/>
    <w:rsid w:val="00FF7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A23A3"/>
  <w15:docId w15:val="{0FDA1961-C7EC-48DA-B6E8-BE689634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1D0B"/>
    <w:rPr>
      <w:rFonts w:ascii="Times New Roman" w:hAnsi="Times New Roman" w:cs="Times New Roman"/>
    </w:rPr>
  </w:style>
  <w:style w:type="paragraph" w:styleId="Heading1">
    <w:name w:val="heading 1"/>
    <w:basedOn w:val="Normal"/>
    <w:link w:val="Heading1Char"/>
    <w:uiPriority w:val="9"/>
    <w:qFormat/>
    <w:rsid w:val="0080406E"/>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FB"/>
    <w:pPr>
      <w:tabs>
        <w:tab w:val="center" w:pos="4680"/>
        <w:tab w:val="right" w:pos="9360"/>
      </w:tabs>
    </w:pPr>
    <w:rPr>
      <w:rFonts w:ascii="Arial" w:hAnsi="Arial" w:cstheme="minorBidi"/>
    </w:rPr>
  </w:style>
  <w:style w:type="character" w:customStyle="1" w:styleId="HeaderChar">
    <w:name w:val="Header Char"/>
    <w:basedOn w:val="DefaultParagraphFont"/>
    <w:link w:val="Header"/>
    <w:uiPriority w:val="99"/>
    <w:rsid w:val="00FB1FFB"/>
  </w:style>
  <w:style w:type="paragraph" w:styleId="Footer">
    <w:name w:val="footer"/>
    <w:basedOn w:val="Normal"/>
    <w:link w:val="FooterChar"/>
    <w:uiPriority w:val="99"/>
    <w:unhideWhenUsed/>
    <w:rsid w:val="00FB1FFB"/>
    <w:pPr>
      <w:tabs>
        <w:tab w:val="center" w:pos="4680"/>
        <w:tab w:val="right" w:pos="9360"/>
      </w:tabs>
    </w:pPr>
    <w:rPr>
      <w:rFonts w:ascii="Arial" w:hAnsi="Arial" w:cstheme="minorBidi"/>
    </w:rPr>
  </w:style>
  <w:style w:type="character" w:customStyle="1" w:styleId="FooterChar">
    <w:name w:val="Footer Char"/>
    <w:basedOn w:val="DefaultParagraphFont"/>
    <w:link w:val="Footer"/>
    <w:uiPriority w:val="99"/>
    <w:rsid w:val="00FB1FFB"/>
  </w:style>
  <w:style w:type="character" w:styleId="PageNumber">
    <w:name w:val="page number"/>
    <w:basedOn w:val="DefaultParagraphFont"/>
    <w:uiPriority w:val="99"/>
    <w:semiHidden/>
    <w:unhideWhenUsed/>
    <w:rsid w:val="00FB1FFB"/>
  </w:style>
  <w:style w:type="paragraph" w:styleId="NormalWeb">
    <w:name w:val="Normal (Web)"/>
    <w:basedOn w:val="Normal"/>
    <w:uiPriority w:val="99"/>
    <w:unhideWhenUsed/>
    <w:rsid w:val="00A709AE"/>
    <w:pPr>
      <w:spacing w:before="100" w:beforeAutospacing="1" w:after="100" w:afterAutospacing="1"/>
    </w:pPr>
  </w:style>
  <w:style w:type="character" w:styleId="Hyperlink">
    <w:name w:val="Hyperlink"/>
    <w:basedOn w:val="DefaultParagraphFont"/>
    <w:uiPriority w:val="99"/>
    <w:unhideWhenUsed/>
    <w:rsid w:val="00A709AE"/>
    <w:rPr>
      <w:color w:val="0563C1" w:themeColor="hyperlink"/>
      <w:u w:val="single"/>
    </w:rPr>
  </w:style>
  <w:style w:type="character" w:styleId="CommentReference">
    <w:name w:val="annotation reference"/>
    <w:basedOn w:val="DefaultParagraphFont"/>
    <w:uiPriority w:val="99"/>
    <w:semiHidden/>
    <w:unhideWhenUsed/>
    <w:rsid w:val="00320575"/>
    <w:rPr>
      <w:sz w:val="18"/>
      <w:szCs w:val="18"/>
    </w:rPr>
  </w:style>
  <w:style w:type="paragraph" w:styleId="CommentText">
    <w:name w:val="annotation text"/>
    <w:basedOn w:val="Normal"/>
    <w:link w:val="CommentTextChar"/>
    <w:uiPriority w:val="99"/>
    <w:unhideWhenUsed/>
    <w:rsid w:val="00320575"/>
    <w:rPr>
      <w:rFonts w:ascii="Arial" w:hAnsi="Arial" w:cstheme="minorBidi"/>
    </w:rPr>
  </w:style>
  <w:style w:type="character" w:customStyle="1" w:styleId="CommentTextChar">
    <w:name w:val="Comment Text Char"/>
    <w:basedOn w:val="DefaultParagraphFont"/>
    <w:link w:val="CommentText"/>
    <w:uiPriority w:val="99"/>
    <w:rsid w:val="00320575"/>
  </w:style>
  <w:style w:type="paragraph" w:styleId="CommentSubject">
    <w:name w:val="annotation subject"/>
    <w:basedOn w:val="CommentText"/>
    <w:next w:val="CommentText"/>
    <w:link w:val="CommentSubjectChar"/>
    <w:uiPriority w:val="99"/>
    <w:semiHidden/>
    <w:unhideWhenUsed/>
    <w:rsid w:val="00320575"/>
    <w:rPr>
      <w:b/>
      <w:bCs/>
      <w:sz w:val="20"/>
      <w:szCs w:val="20"/>
    </w:rPr>
  </w:style>
  <w:style w:type="character" w:customStyle="1" w:styleId="CommentSubjectChar">
    <w:name w:val="Comment Subject Char"/>
    <w:basedOn w:val="CommentTextChar"/>
    <w:link w:val="CommentSubject"/>
    <w:uiPriority w:val="99"/>
    <w:semiHidden/>
    <w:rsid w:val="00320575"/>
    <w:rPr>
      <w:b/>
      <w:bCs/>
      <w:sz w:val="20"/>
      <w:szCs w:val="20"/>
    </w:rPr>
  </w:style>
  <w:style w:type="paragraph" w:styleId="BalloonText">
    <w:name w:val="Balloon Text"/>
    <w:basedOn w:val="Normal"/>
    <w:link w:val="BalloonTextChar"/>
    <w:uiPriority w:val="99"/>
    <w:semiHidden/>
    <w:unhideWhenUsed/>
    <w:rsid w:val="00320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575"/>
    <w:rPr>
      <w:rFonts w:ascii="Lucida Grande" w:hAnsi="Lucida Grande" w:cs="Lucida Grande"/>
      <w:sz w:val="18"/>
      <w:szCs w:val="18"/>
    </w:rPr>
  </w:style>
  <w:style w:type="paragraph" w:styleId="ListParagraph">
    <w:name w:val="List Paragraph"/>
    <w:basedOn w:val="Normal"/>
    <w:uiPriority w:val="34"/>
    <w:qFormat/>
    <w:rsid w:val="00D23034"/>
    <w:pPr>
      <w:ind w:left="720"/>
      <w:contextualSpacing/>
    </w:pPr>
    <w:rPr>
      <w:rFonts w:ascii="Arial" w:hAnsi="Arial" w:cstheme="minorBidi"/>
    </w:rPr>
  </w:style>
  <w:style w:type="paragraph" w:customStyle="1" w:styleId="para">
    <w:name w:val="para"/>
    <w:basedOn w:val="Normal"/>
    <w:rsid w:val="00F075DA"/>
    <w:pPr>
      <w:spacing w:before="100" w:beforeAutospacing="1" w:after="100" w:afterAutospacing="1"/>
    </w:pPr>
    <w:rPr>
      <w:rFonts w:ascii="Times" w:hAnsi="Times" w:cstheme="minorBidi"/>
      <w:sz w:val="20"/>
      <w:szCs w:val="20"/>
    </w:rPr>
  </w:style>
  <w:style w:type="character" w:styleId="Emphasis">
    <w:name w:val="Emphasis"/>
    <w:basedOn w:val="DefaultParagraphFont"/>
    <w:uiPriority w:val="20"/>
    <w:qFormat/>
    <w:rsid w:val="00AF00C0"/>
    <w:rPr>
      <w:i/>
      <w:iCs/>
    </w:rPr>
  </w:style>
  <w:style w:type="paragraph" w:customStyle="1" w:styleId="Normal1">
    <w:name w:val="Normal1"/>
    <w:rsid w:val="007506AC"/>
    <w:rPr>
      <w:rFonts w:ascii="Cambria" w:eastAsia="Cambria" w:hAnsi="Cambria" w:cs="Cambria"/>
    </w:rPr>
  </w:style>
  <w:style w:type="paragraph" w:styleId="Revision">
    <w:name w:val="Revision"/>
    <w:hidden/>
    <w:uiPriority w:val="99"/>
    <w:semiHidden/>
    <w:rsid w:val="00EF2440"/>
  </w:style>
  <w:style w:type="paragraph" w:customStyle="1" w:styleId="Normal2">
    <w:name w:val="Normal2"/>
    <w:rsid w:val="00614E2D"/>
    <w:rPr>
      <w:rFonts w:ascii="Times New Roman" w:eastAsia="SimSun" w:hAnsi="Times New Roman" w:cs="Times New Roman"/>
      <w:sz w:val="20"/>
      <w:szCs w:val="20"/>
      <w:lang w:eastAsia="zh-CN"/>
    </w:rPr>
  </w:style>
  <w:style w:type="character" w:customStyle="1" w:styleId="crossrefdoi">
    <w:name w:val="crossrefdoi"/>
    <w:basedOn w:val="DefaultParagraphFont"/>
    <w:rsid w:val="00871CA0"/>
  </w:style>
  <w:style w:type="character" w:customStyle="1" w:styleId="inst-open-url-holders">
    <w:name w:val="inst-open-url-holders"/>
    <w:basedOn w:val="DefaultParagraphFont"/>
    <w:rsid w:val="00871CA0"/>
  </w:style>
  <w:style w:type="character" w:styleId="FollowedHyperlink">
    <w:name w:val="FollowedHyperlink"/>
    <w:basedOn w:val="DefaultParagraphFont"/>
    <w:uiPriority w:val="99"/>
    <w:semiHidden/>
    <w:unhideWhenUsed/>
    <w:rsid w:val="00D05C54"/>
    <w:rPr>
      <w:color w:val="954F72" w:themeColor="followedHyperlink"/>
      <w:u w:val="single"/>
    </w:rPr>
  </w:style>
  <w:style w:type="character" w:styleId="Strong">
    <w:name w:val="Strong"/>
    <w:basedOn w:val="DefaultParagraphFont"/>
    <w:uiPriority w:val="22"/>
    <w:qFormat/>
    <w:rsid w:val="00195B57"/>
    <w:rPr>
      <w:b/>
      <w:bCs/>
    </w:rPr>
  </w:style>
  <w:style w:type="character" w:customStyle="1" w:styleId="highlight">
    <w:name w:val="highlight"/>
    <w:basedOn w:val="DefaultParagraphFont"/>
    <w:rsid w:val="000840AF"/>
  </w:style>
  <w:style w:type="character" w:customStyle="1" w:styleId="Hyperlink0">
    <w:name w:val="Hyperlink.0"/>
    <w:rsid w:val="00C124B3"/>
    <w:rPr>
      <w:color w:val="000000"/>
      <w:u w:val="none" w:color="000000"/>
    </w:rPr>
  </w:style>
  <w:style w:type="paragraph" w:styleId="BodyText">
    <w:name w:val="Body Text"/>
    <w:basedOn w:val="Normal"/>
    <w:link w:val="BodyTextChar"/>
    <w:uiPriority w:val="1"/>
    <w:qFormat/>
    <w:rsid w:val="007A1CE5"/>
    <w:pPr>
      <w:widowControl w:val="0"/>
      <w:autoSpaceDE w:val="0"/>
      <w:autoSpaceDN w:val="0"/>
      <w:spacing w:before="1"/>
    </w:pPr>
    <w:rPr>
      <w:rFonts w:eastAsia="Times New Roman"/>
    </w:rPr>
  </w:style>
  <w:style w:type="character" w:customStyle="1" w:styleId="BodyTextChar">
    <w:name w:val="Body Text Char"/>
    <w:basedOn w:val="DefaultParagraphFont"/>
    <w:link w:val="BodyText"/>
    <w:uiPriority w:val="1"/>
    <w:rsid w:val="007A1CE5"/>
    <w:rPr>
      <w:rFonts w:ascii="Times New Roman" w:eastAsia="Times New Roman" w:hAnsi="Times New Roman" w:cs="Times New Roman"/>
    </w:rPr>
  </w:style>
  <w:style w:type="paragraph" w:customStyle="1" w:styleId="rtejustify">
    <w:name w:val="rtejustify"/>
    <w:basedOn w:val="Normal"/>
    <w:rsid w:val="000226A3"/>
    <w:pPr>
      <w:spacing w:before="100" w:beforeAutospacing="1" w:after="100" w:afterAutospacing="1"/>
    </w:pPr>
    <w:rPr>
      <w:rFonts w:eastAsia="Times New Roman"/>
      <w:lang w:eastAsia="ko-KR"/>
    </w:rPr>
  </w:style>
  <w:style w:type="character" w:styleId="UnresolvedMention">
    <w:name w:val="Unresolved Mention"/>
    <w:basedOn w:val="DefaultParagraphFont"/>
    <w:uiPriority w:val="99"/>
    <w:rsid w:val="00F561AA"/>
    <w:rPr>
      <w:color w:val="605E5C"/>
      <w:shd w:val="clear" w:color="auto" w:fill="E1DFDD"/>
    </w:rPr>
  </w:style>
  <w:style w:type="character" w:customStyle="1" w:styleId="Heading1Char">
    <w:name w:val="Heading 1 Char"/>
    <w:basedOn w:val="DefaultParagraphFont"/>
    <w:link w:val="Heading1"/>
    <w:uiPriority w:val="9"/>
    <w:rsid w:val="0080406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812">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4">
          <w:marLeft w:val="0"/>
          <w:marRight w:val="0"/>
          <w:marTop w:val="0"/>
          <w:marBottom w:val="0"/>
          <w:divBdr>
            <w:top w:val="none" w:sz="0" w:space="0" w:color="auto"/>
            <w:left w:val="none" w:sz="0" w:space="0" w:color="auto"/>
            <w:bottom w:val="none" w:sz="0" w:space="0" w:color="auto"/>
            <w:right w:val="none" w:sz="0" w:space="0" w:color="auto"/>
          </w:divBdr>
          <w:divsChild>
            <w:div w:id="1744401892">
              <w:marLeft w:val="0"/>
              <w:marRight w:val="0"/>
              <w:marTop w:val="0"/>
              <w:marBottom w:val="0"/>
              <w:divBdr>
                <w:top w:val="none" w:sz="0" w:space="0" w:color="auto"/>
                <w:left w:val="none" w:sz="0" w:space="0" w:color="auto"/>
                <w:bottom w:val="none" w:sz="0" w:space="0" w:color="auto"/>
                <w:right w:val="none" w:sz="0" w:space="0" w:color="auto"/>
              </w:divBdr>
              <w:divsChild>
                <w:div w:id="1235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6442">
      <w:bodyDiv w:val="1"/>
      <w:marLeft w:val="0"/>
      <w:marRight w:val="0"/>
      <w:marTop w:val="0"/>
      <w:marBottom w:val="0"/>
      <w:divBdr>
        <w:top w:val="none" w:sz="0" w:space="0" w:color="auto"/>
        <w:left w:val="none" w:sz="0" w:space="0" w:color="auto"/>
        <w:bottom w:val="none" w:sz="0" w:space="0" w:color="auto"/>
        <w:right w:val="none" w:sz="0" w:space="0" w:color="auto"/>
      </w:divBdr>
    </w:div>
    <w:div w:id="73626446">
      <w:bodyDiv w:val="1"/>
      <w:marLeft w:val="0"/>
      <w:marRight w:val="0"/>
      <w:marTop w:val="0"/>
      <w:marBottom w:val="0"/>
      <w:divBdr>
        <w:top w:val="none" w:sz="0" w:space="0" w:color="auto"/>
        <w:left w:val="none" w:sz="0" w:space="0" w:color="auto"/>
        <w:bottom w:val="none" w:sz="0" w:space="0" w:color="auto"/>
        <w:right w:val="none" w:sz="0" w:space="0" w:color="auto"/>
      </w:divBdr>
    </w:div>
    <w:div w:id="80106004">
      <w:bodyDiv w:val="1"/>
      <w:marLeft w:val="0"/>
      <w:marRight w:val="0"/>
      <w:marTop w:val="0"/>
      <w:marBottom w:val="0"/>
      <w:divBdr>
        <w:top w:val="none" w:sz="0" w:space="0" w:color="auto"/>
        <w:left w:val="none" w:sz="0" w:space="0" w:color="auto"/>
        <w:bottom w:val="none" w:sz="0" w:space="0" w:color="auto"/>
        <w:right w:val="none" w:sz="0" w:space="0" w:color="auto"/>
      </w:divBdr>
    </w:div>
    <w:div w:id="108016332">
      <w:bodyDiv w:val="1"/>
      <w:marLeft w:val="0"/>
      <w:marRight w:val="0"/>
      <w:marTop w:val="0"/>
      <w:marBottom w:val="0"/>
      <w:divBdr>
        <w:top w:val="none" w:sz="0" w:space="0" w:color="auto"/>
        <w:left w:val="none" w:sz="0" w:space="0" w:color="auto"/>
        <w:bottom w:val="none" w:sz="0" w:space="0" w:color="auto"/>
        <w:right w:val="none" w:sz="0" w:space="0" w:color="auto"/>
      </w:divBdr>
    </w:div>
    <w:div w:id="112213703">
      <w:bodyDiv w:val="1"/>
      <w:marLeft w:val="0"/>
      <w:marRight w:val="0"/>
      <w:marTop w:val="0"/>
      <w:marBottom w:val="0"/>
      <w:divBdr>
        <w:top w:val="none" w:sz="0" w:space="0" w:color="auto"/>
        <w:left w:val="none" w:sz="0" w:space="0" w:color="auto"/>
        <w:bottom w:val="none" w:sz="0" w:space="0" w:color="auto"/>
        <w:right w:val="none" w:sz="0" w:space="0" w:color="auto"/>
      </w:divBdr>
      <w:divsChild>
        <w:div w:id="69042006">
          <w:marLeft w:val="0"/>
          <w:marRight w:val="0"/>
          <w:marTop w:val="0"/>
          <w:marBottom w:val="0"/>
          <w:divBdr>
            <w:top w:val="none" w:sz="0" w:space="0" w:color="auto"/>
            <w:left w:val="none" w:sz="0" w:space="0" w:color="auto"/>
            <w:bottom w:val="none" w:sz="0" w:space="0" w:color="auto"/>
            <w:right w:val="none" w:sz="0" w:space="0" w:color="auto"/>
          </w:divBdr>
        </w:div>
        <w:div w:id="144707313">
          <w:marLeft w:val="0"/>
          <w:marRight w:val="0"/>
          <w:marTop w:val="0"/>
          <w:marBottom w:val="0"/>
          <w:divBdr>
            <w:top w:val="none" w:sz="0" w:space="0" w:color="auto"/>
            <w:left w:val="none" w:sz="0" w:space="0" w:color="auto"/>
            <w:bottom w:val="none" w:sz="0" w:space="0" w:color="auto"/>
            <w:right w:val="none" w:sz="0" w:space="0" w:color="auto"/>
          </w:divBdr>
        </w:div>
        <w:div w:id="157814119">
          <w:marLeft w:val="0"/>
          <w:marRight w:val="0"/>
          <w:marTop w:val="0"/>
          <w:marBottom w:val="0"/>
          <w:divBdr>
            <w:top w:val="none" w:sz="0" w:space="0" w:color="auto"/>
            <w:left w:val="none" w:sz="0" w:space="0" w:color="auto"/>
            <w:bottom w:val="none" w:sz="0" w:space="0" w:color="auto"/>
            <w:right w:val="none" w:sz="0" w:space="0" w:color="auto"/>
          </w:divBdr>
        </w:div>
        <w:div w:id="271206539">
          <w:marLeft w:val="0"/>
          <w:marRight w:val="0"/>
          <w:marTop w:val="0"/>
          <w:marBottom w:val="0"/>
          <w:divBdr>
            <w:top w:val="none" w:sz="0" w:space="0" w:color="auto"/>
            <w:left w:val="none" w:sz="0" w:space="0" w:color="auto"/>
            <w:bottom w:val="none" w:sz="0" w:space="0" w:color="auto"/>
            <w:right w:val="none" w:sz="0" w:space="0" w:color="auto"/>
          </w:divBdr>
        </w:div>
        <w:div w:id="336730348">
          <w:marLeft w:val="0"/>
          <w:marRight w:val="0"/>
          <w:marTop w:val="0"/>
          <w:marBottom w:val="0"/>
          <w:divBdr>
            <w:top w:val="none" w:sz="0" w:space="0" w:color="auto"/>
            <w:left w:val="none" w:sz="0" w:space="0" w:color="auto"/>
            <w:bottom w:val="none" w:sz="0" w:space="0" w:color="auto"/>
            <w:right w:val="none" w:sz="0" w:space="0" w:color="auto"/>
          </w:divBdr>
        </w:div>
        <w:div w:id="349451150">
          <w:marLeft w:val="0"/>
          <w:marRight w:val="0"/>
          <w:marTop w:val="0"/>
          <w:marBottom w:val="0"/>
          <w:divBdr>
            <w:top w:val="none" w:sz="0" w:space="0" w:color="auto"/>
            <w:left w:val="none" w:sz="0" w:space="0" w:color="auto"/>
            <w:bottom w:val="none" w:sz="0" w:space="0" w:color="auto"/>
            <w:right w:val="none" w:sz="0" w:space="0" w:color="auto"/>
          </w:divBdr>
        </w:div>
        <w:div w:id="365494408">
          <w:marLeft w:val="0"/>
          <w:marRight w:val="0"/>
          <w:marTop w:val="0"/>
          <w:marBottom w:val="0"/>
          <w:divBdr>
            <w:top w:val="none" w:sz="0" w:space="0" w:color="auto"/>
            <w:left w:val="none" w:sz="0" w:space="0" w:color="auto"/>
            <w:bottom w:val="none" w:sz="0" w:space="0" w:color="auto"/>
            <w:right w:val="none" w:sz="0" w:space="0" w:color="auto"/>
          </w:divBdr>
        </w:div>
        <w:div w:id="386337351">
          <w:marLeft w:val="0"/>
          <w:marRight w:val="0"/>
          <w:marTop w:val="0"/>
          <w:marBottom w:val="0"/>
          <w:divBdr>
            <w:top w:val="none" w:sz="0" w:space="0" w:color="auto"/>
            <w:left w:val="none" w:sz="0" w:space="0" w:color="auto"/>
            <w:bottom w:val="none" w:sz="0" w:space="0" w:color="auto"/>
            <w:right w:val="none" w:sz="0" w:space="0" w:color="auto"/>
          </w:divBdr>
        </w:div>
        <w:div w:id="501357286">
          <w:marLeft w:val="0"/>
          <w:marRight w:val="0"/>
          <w:marTop w:val="0"/>
          <w:marBottom w:val="0"/>
          <w:divBdr>
            <w:top w:val="none" w:sz="0" w:space="0" w:color="auto"/>
            <w:left w:val="none" w:sz="0" w:space="0" w:color="auto"/>
            <w:bottom w:val="none" w:sz="0" w:space="0" w:color="auto"/>
            <w:right w:val="none" w:sz="0" w:space="0" w:color="auto"/>
          </w:divBdr>
        </w:div>
        <w:div w:id="558786420">
          <w:marLeft w:val="0"/>
          <w:marRight w:val="0"/>
          <w:marTop w:val="0"/>
          <w:marBottom w:val="0"/>
          <w:divBdr>
            <w:top w:val="none" w:sz="0" w:space="0" w:color="auto"/>
            <w:left w:val="none" w:sz="0" w:space="0" w:color="auto"/>
            <w:bottom w:val="none" w:sz="0" w:space="0" w:color="auto"/>
            <w:right w:val="none" w:sz="0" w:space="0" w:color="auto"/>
          </w:divBdr>
        </w:div>
        <w:div w:id="562184297">
          <w:marLeft w:val="0"/>
          <w:marRight w:val="0"/>
          <w:marTop w:val="0"/>
          <w:marBottom w:val="0"/>
          <w:divBdr>
            <w:top w:val="none" w:sz="0" w:space="0" w:color="auto"/>
            <w:left w:val="none" w:sz="0" w:space="0" w:color="auto"/>
            <w:bottom w:val="none" w:sz="0" w:space="0" w:color="auto"/>
            <w:right w:val="none" w:sz="0" w:space="0" w:color="auto"/>
          </w:divBdr>
        </w:div>
        <w:div w:id="589201130">
          <w:marLeft w:val="0"/>
          <w:marRight w:val="0"/>
          <w:marTop w:val="0"/>
          <w:marBottom w:val="0"/>
          <w:divBdr>
            <w:top w:val="none" w:sz="0" w:space="0" w:color="auto"/>
            <w:left w:val="none" w:sz="0" w:space="0" w:color="auto"/>
            <w:bottom w:val="none" w:sz="0" w:space="0" w:color="auto"/>
            <w:right w:val="none" w:sz="0" w:space="0" w:color="auto"/>
          </w:divBdr>
        </w:div>
        <w:div w:id="648366601">
          <w:marLeft w:val="0"/>
          <w:marRight w:val="0"/>
          <w:marTop w:val="0"/>
          <w:marBottom w:val="0"/>
          <w:divBdr>
            <w:top w:val="none" w:sz="0" w:space="0" w:color="auto"/>
            <w:left w:val="none" w:sz="0" w:space="0" w:color="auto"/>
            <w:bottom w:val="none" w:sz="0" w:space="0" w:color="auto"/>
            <w:right w:val="none" w:sz="0" w:space="0" w:color="auto"/>
          </w:divBdr>
        </w:div>
        <w:div w:id="651837886">
          <w:marLeft w:val="0"/>
          <w:marRight w:val="0"/>
          <w:marTop w:val="0"/>
          <w:marBottom w:val="0"/>
          <w:divBdr>
            <w:top w:val="none" w:sz="0" w:space="0" w:color="auto"/>
            <w:left w:val="none" w:sz="0" w:space="0" w:color="auto"/>
            <w:bottom w:val="none" w:sz="0" w:space="0" w:color="auto"/>
            <w:right w:val="none" w:sz="0" w:space="0" w:color="auto"/>
          </w:divBdr>
        </w:div>
        <w:div w:id="723137100">
          <w:marLeft w:val="0"/>
          <w:marRight w:val="0"/>
          <w:marTop w:val="0"/>
          <w:marBottom w:val="0"/>
          <w:divBdr>
            <w:top w:val="none" w:sz="0" w:space="0" w:color="auto"/>
            <w:left w:val="none" w:sz="0" w:space="0" w:color="auto"/>
            <w:bottom w:val="none" w:sz="0" w:space="0" w:color="auto"/>
            <w:right w:val="none" w:sz="0" w:space="0" w:color="auto"/>
          </w:divBdr>
        </w:div>
        <w:div w:id="765492569">
          <w:marLeft w:val="0"/>
          <w:marRight w:val="0"/>
          <w:marTop w:val="0"/>
          <w:marBottom w:val="0"/>
          <w:divBdr>
            <w:top w:val="none" w:sz="0" w:space="0" w:color="auto"/>
            <w:left w:val="none" w:sz="0" w:space="0" w:color="auto"/>
            <w:bottom w:val="none" w:sz="0" w:space="0" w:color="auto"/>
            <w:right w:val="none" w:sz="0" w:space="0" w:color="auto"/>
          </w:divBdr>
        </w:div>
        <w:div w:id="852231388">
          <w:marLeft w:val="0"/>
          <w:marRight w:val="0"/>
          <w:marTop w:val="0"/>
          <w:marBottom w:val="0"/>
          <w:divBdr>
            <w:top w:val="none" w:sz="0" w:space="0" w:color="auto"/>
            <w:left w:val="none" w:sz="0" w:space="0" w:color="auto"/>
            <w:bottom w:val="none" w:sz="0" w:space="0" w:color="auto"/>
            <w:right w:val="none" w:sz="0" w:space="0" w:color="auto"/>
          </w:divBdr>
        </w:div>
        <w:div w:id="910503197">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010788929">
          <w:marLeft w:val="0"/>
          <w:marRight w:val="0"/>
          <w:marTop w:val="0"/>
          <w:marBottom w:val="0"/>
          <w:divBdr>
            <w:top w:val="none" w:sz="0" w:space="0" w:color="auto"/>
            <w:left w:val="none" w:sz="0" w:space="0" w:color="auto"/>
            <w:bottom w:val="none" w:sz="0" w:space="0" w:color="auto"/>
            <w:right w:val="none" w:sz="0" w:space="0" w:color="auto"/>
          </w:divBdr>
        </w:div>
        <w:div w:id="1017731937">
          <w:marLeft w:val="0"/>
          <w:marRight w:val="0"/>
          <w:marTop w:val="0"/>
          <w:marBottom w:val="0"/>
          <w:divBdr>
            <w:top w:val="none" w:sz="0" w:space="0" w:color="auto"/>
            <w:left w:val="none" w:sz="0" w:space="0" w:color="auto"/>
            <w:bottom w:val="none" w:sz="0" w:space="0" w:color="auto"/>
            <w:right w:val="none" w:sz="0" w:space="0" w:color="auto"/>
          </w:divBdr>
        </w:div>
        <w:div w:id="1034186349">
          <w:marLeft w:val="0"/>
          <w:marRight w:val="0"/>
          <w:marTop w:val="0"/>
          <w:marBottom w:val="0"/>
          <w:divBdr>
            <w:top w:val="none" w:sz="0" w:space="0" w:color="auto"/>
            <w:left w:val="none" w:sz="0" w:space="0" w:color="auto"/>
            <w:bottom w:val="none" w:sz="0" w:space="0" w:color="auto"/>
            <w:right w:val="none" w:sz="0" w:space="0" w:color="auto"/>
          </w:divBdr>
        </w:div>
        <w:div w:id="1037705217">
          <w:marLeft w:val="0"/>
          <w:marRight w:val="0"/>
          <w:marTop w:val="0"/>
          <w:marBottom w:val="0"/>
          <w:divBdr>
            <w:top w:val="none" w:sz="0" w:space="0" w:color="auto"/>
            <w:left w:val="none" w:sz="0" w:space="0" w:color="auto"/>
            <w:bottom w:val="none" w:sz="0" w:space="0" w:color="auto"/>
            <w:right w:val="none" w:sz="0" w:space="0" w:color="auto"/>
          </w:divBdr>
        </w:div>
        <w:div w:id="1140727607">
          <w:marLeft w:val="0"/>
          <w:marRight w:val="0"/>
          <w:marTop w:val="0"/>
          <w:marBottom w:val="0"/>
          <w:divBdr>
            <w:top w:val="none" w:sz="0" w:space="0" w:color="auto"/>
            <w:left w:val="none" w:sz="0" w:space="0" w:color="auto"/>
            <w:bottom w:val="none" w:sz="0" w:space="0" w:color="auto"/>
            <w:right w:val="none" w:sz="0" w:space="0" w:color="auto"/>
          </w:divBdr>
        </w:div>
        <w:div w:id="1141268103">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193809230">
          <w:marLeft w:val="0"/>
          <w:marRight w:val="0"/>
          <w:marTop w:val="0"/>
          <w:marBottom w:val="0"/>
          <w:divBdr>
            <w:top w:val="none" w:sz="0" w:space="0" w:color="auto"/>
            <w:left w:val="none" w:sz="0" w:space="0" w:color="auto"/>
            <w:bottom w:val="none" w:sz="0" w:space="0" w:color="auto"/>
            <w:right w:val="none" w:sz="0" w:space="0" w:color="auto"/>
          </w:divBdr>
        </w:div>
        <w:div w:id="1220628644">
          <w:marLeft w:val="0"/>
          <w:marRight w:val="0"/>
          <w:marTop w:val="0"/>
          <w:marBottom w:val="0"/>
          <w:divBdr>
            <w:top w:val="none" w:sz="0" w:space="0" w:color="auto"/>
            <w:left w:val="none" w:sz="0" w:space="0" w:color="auto"/>
            <w:bottom w:val="none" w:sz="0" w:space="0" w:color="auto"/>
            <w:right w:val="none" w:sz="0" w:space="0" w:color="auto"/>
          </w:divBdr>
        </w:div>
        <w:div w:id="1223641250">
          <w:marLeft w:val="0"/>
          <w:marRight w:val="0"/>
          <w:marTop w:val="0"/>
          <w:marBottom w:val="0"/>
          <w:divBdr>
            <w:top w:val="none" w:sz="0" w:space="0" w:color="auto"/>
            <w:left w:val="none" w:sz="0" w:space="0" w:color="auto"/>
            <w:bottom w:val="none" w:sz="0" w:space="0" w:color="auto"/>
            <w:right w:val="none" w:sz="0" w:space="0" w:color="auto"/>
          </w:divBdr>
        </w:div>
        <w:div w:id="1237398208">
          <w:marLeft w:val="0"/>
          <w:marRight w:val="0"/>
          <w:marTop w:val="0"/>
          <w:marBottom w:val="0"/>
          <w:divBdr>
            <w:top w:val="none" w:sz="0" w:space="0" w:color="auto"/>
            <w:left w:val="none" w:sz="0" w:space="0" w:color="auto"/>
            <w:bottom w:val="none" w:sz="0" w:space="0" w:color="auto"/>
            <w:right w:val="none" w:sz="0" w:space="0" w:color="auto"/>
          </w:divBdr>
        </w:div>
        <w:div w:id="1249272014">
          <w:marLeft w:val="0"/>
          <w:marRight w:val="0"/>
          <w:marTop w:val="0"/>
          <w:marBottom w:val="0"/>
          <w:divBdr>
            <w:top w:val="none" w:sz="0" w:space="0" w:color="auto"/>
            <w:left w:val="none" w:sz="0" w:space="0" w:color="auto"/>
            <w:bottom w:val="none" w:sz="0" w:space="0" w:color="auto"/>
            <w:right w:val="none" w:sz="0" w:space="0" w:color="auto"/>
          </w:divBdr>
        </w:div>
        <w:div w:id="1318148725">
          <w:marLeft w:val="0"/>
          <w:marRight w:val="0"/>
          <w:marTop w:val="0"/>
          <w:marBottom w:val="0"/>
          <w:divBdr>
            <w:top w:val="none" w:sz="0" w:space="0" w:color="auto"/>
            <w:left w:val="none" w:sz="0" w:space="0" w:color="auto"/>
            <w:bottom w:val="none" w:sz="0" w:space="0" w:color="auto"/>
            <w:right w:val="none" w:sz="0" w:space="0" w:color="auto"/>
          </w:divBdr>
        </w:div>
        <w:div w:id="1321811236">
          <w:marLeft w:val="0"/>
          <w:marRight w:val="0"/>
          <w:marTop w:val="0"/>
          <w:marBottom w:val="0"/>
          <w:divBdr>
            <w:top w:val="none" w:sz="0" w:space="0" w:color="auto"/>
            <w:left w:val="none" w:sz="0" w:space="0" w:color="auto"/>
            <w:bottom w:val="none" w:sz="0" w:space="0" w:color="auto"/>
            <w:right w:val="none" w:sz="0" w:space="0" w:color="auto"/>
          </w:divBdr>
        </w:div>
        <w:div w:id="1331327079">
          <w:marLeft w:val="0"/>
          <w:marRight w:val="0"/>
          <w:marTop w:val="0"/>
          <w:marBottom w:val="0"/>
          <w:divBdr>
            <w:top w:val="none" w:sz="0" w:space="0" w:color="auto"/>
            <w:left w:val="none" w:sz="0" w:space="0" w:color="auto"/>
            <w:bottom w:val="none" w:sz="0" w:space="0" w:color="auto"/>
            <w:right w:val="none" w:sz="0" w:space="0" w:color="auto"/>
          </w:divBdr>
        </w:div>
        <w:div w:id="1392576911">
          <w:marLeft w:val="0"/>
          <w:marRight w:val="0"/>
          <w:marTop w:val="0"/>
          <w:marBottom w:val="0"/>
          <w:divBdr>
            <w:top w:val="none" w:sz="0" w:space="0" w:color="auto"/>
            <w:left w:val="none" w:sz="0" w:space="0" w:color="auto"/>
            <w:bottom w:val="none" w:sz="0" w:space="0" w:color="auto"/>
            <w:right w:val="none" w:sz="0" w:space="0" w:color="auto"/>
          </w:divBdr>
        </w:div>
        <w:div w:id="1439132806">
          <w:marLeft w:val="0"/>
          <w:marRight w:val="0"/>
          <w:marTop w:val="0"/>
          <w:marBottom w:val="0"/>
          <w:divBdr>
            <w:top w:val="none" w:sz="0" w:space="0" w:color="auto"/>
            <w:left w:val="none" w:sz="0" w:space="0" w:color="auto"/>
            <w:bottom w:val="none" w:sz="0" w:space="0" w:color="auto"/>
            <w:right w:val="none" w:sz="0" w:space="0" w:color="auto"/>
          </w:divBdr>
        </w:div>
        <w:div w:id="1446122330">
          <w:marLeft w:val="0"/>
          <w:marRight w:val="0"/>
          <w:marTop w:val="0"/>
          <w:marBottom w:val="0"/>
          <w:divBdr>
            <w:top w:val="none" w:sz="0" w:space="0" w:color="auto"/>
            <w:left w:val="none" w:sz="0" w:space="0" w:color="auto"/>
            <w:bottom w:val="none" w:sz="0" w:space="0" w:color="auto"/>
            <w:right w:val="none" w:sz="0" w:space="0" w:color="auto"/>
          </w:divBdr>
        </w:div>
        <w:div w:id="1461991117">
          <w:marLeft w:val="0"/>
          <w:marRight w:val="0"/>
          <w:marTop w:val="0"/>
          <w:marBottom w:val="0"/>
          <w:divBdr>
            <w:top w:val="none" w:sz="0" w:space="0" w:color="auto"/>
            <w:left w:val="none" w:sz="0" w:space="0" w:color="auto"/>
            <w:bottom w:val="none" w:sz="0" w:space="0" w:color="auto"/>
            <w:right w:val="none" w:sz="0" w:space="0" w:color="auto"/>
          </w:divBdr>
        </w:div>
        <w:div w:id="1527475924">
          <w:marLeft w:val="0"/>
          <w:marRight w:val="0"/>
          <w:marTop w:val="0"/>
          <w:marBottom w:val="0"/>
          <w:divBdr>
            <w:top w:val="none" w:sz="0" w:space="0" w:color="auto"/>
            <w:left w:val="none" w:sz="0" w:space="0" w:color="auto"/>
            <w:bottom w:val="none" w:sz="0" w:space="0" w:color="auto"/>
            <w:right w:val="none" w:sz="0" w:space="0" w:color="auto"/>
          </w:divBdr>
        </w:div>
        <w:div w:id="1591767472">
          <w:marLeft w:val="0"/>
          <w:marRight w:val="0"/>
          <w:marTop w:val="0"/>
          <w:marBottom w:val="0"/>
          <w:divBdr>
            <w:top w:val="none" w:sz="0" w:space="0" w:color="auto"/>
            <w:left w:val="none" w:sz="0" w:space="0" w:color="auto"/>
            <w:bottom w:val="none" w:sz="0" w:space="0" w:color="auto"/>
            <w:right w:val="none" w:sz="0" w:space="0" w:color="auto"/>
          </w:divBdr>
        </w:div>
        <w:div w:id="1596937211">
          <w:marLeft w:val="0"/>
          <w:marRight w:val="0"/>
          <w:marTop w:val="0"/>
          <w:marBottom w:val="0"/>
          <w:divBdr>
            <w:top w:val="none" w:sz="0" w:space="0" w:color="auto"/>
            <w:left w:val="none" w:sz="0" w:space="0" w:color="auto"/>
            <w:bottom w:val="none" w:sz="0" w:space="0" w:color="auto"/>
            <w:right w:val="none" w:sz="0" w:space="0" w:color="auto"/>
          </w:divBdr>
        </w:div>
        <w:div w:id="1603956288">
          <w:marLeft w:val="0"/>
          <w:marRight w:val="0"/>
          <w:marTop w:val="0"/>
          <w:marBottom w:val="0"/>
          <w:divBdr>
            <w:top w:val="none" w:sz="0" w:space="0" w:color="auto"/>
            <w:left w:val="none" w:sz="0" w:space="0" w:color="auto"/>
            <w:bottom w:val="none" w:sz="0" w:space="0" w:color="auto"/>
            <w:right w:val="none" w:sz="0" w:space="0" w:color="auto"/>
          </w:divBdr>
        </w:div>
        <w:div w:id="1622375557">
          <w:marLeft w:val="0"/>
          <w:marRight w:val="0"/>
          <w:marTop w:val="0"/>
          <w:marBottom w:val="0"/>
          <w:divBdr>
            <w:top w:val="none" w:sz="0" w:space="0" w:color="auto"/>
            <w:left w:val="none" w:sz="0" w:space="0" w:color="auto"/>
            <w:bottom w:val="none" w:sz="0" w:space="0" w:color="auto"/>
            <w:right w:val="none" w:sz="0" w:space="0" w:color="auto"/>
          </w:divBdr>
        </w:div>
        <w:div w:id="1625501714">
          <w:marLeft w:val="0"/>
          <w:marRight w:val="0"/>
          <w:marTop w:val="0"/>
          <w:marBottom w:val="0"/>
          <w:divBdr>
            <w:top w:val="none" w:sz="0" w:space="0" w:color="auto"/>
            <w:left w:val="none" w:sz="0" w:space="0" w:color="auto"/>
            <w:bottom w:val="none" w:sz="0" w:space="0" w:color="auto"/>
            <w:right w:val="none" w:sz="0" w:space="0" w:color="auto"/>
          </w:divBdr>
        </w:div>
        <w:div w:id="1652950850">
          <w:marLeft w:val="0"/>
          <w:marRight w:val="0"/>
          <w:marTop w:val="0"/>
          <w:marBottom w:val="0"/>
          <w:divBdr>
            <w:top w:val="none" w:sz="0" w:space="0" w:color="auto"/>
            <w:left w:val="none" w:sz="0" w:space="0" w:color="auto"/>
            <w:bottom w:val="none" w:sz="0" w:space="0" w:color="auto"/>
            <w:right w:val="none" w:sz="0" w:space="0" w:color="auto"/>
          </w:divBdr>
        </w:div>
        <w:div w:id="1718316535">
          <w:marLeft w:val="0"/>
          <w:marRight w:val="0"/>
          <w:marTop w:val="0"/>
          <w:marBottom w:val="0"/>
          <w:divBdr>
            <w:top w:val="none" w:sz="0" w:space="0" w:color="auto"/>
            <w:left w:val="none" w:sz="0" w:space="0" w:color="auto"/>
            <w:bottom w:val="none" w:sz="0" w:space="0" w:color="auto"/>
            <w:right w:val="none" w:sz="0" w:space="0" w:color="auto"/>
          </w:divBdr>
        </w:div>
        <w:div w:id="1782188301">
          <w:marLeft w:val="0"/>
          <w:marRight w:val="0"/>
          <w:marTop w:val="0"/>
          <w:marBottom w:val="0"/>
          <w:divBdr>
            <w:top w:val="none" w:sz="0" w:space="0" w:color="auto"/>
            <w:left w:val="none" w:sz="0" w:space="0" w:color="auto"/>
            <w:bottom w:val="none" w:sz="0" w:space="0" w:color="auto"/>
            <w:right w:val="none" w:sz="0" w:space="0" w:color="auto"/>
          </w:divBdr>
        </w:div>
        <w:div w:id="1784375392">
          <w:marLeft w:val="0"/>
          <w:marRight w:val="0"/>
          <w:marTop w:val="0"/>
          <w:marBottom w:val="0"/>
          <w:divBdr>
            <w:top w:val="none" w:sz="0" w:space="0" w:color="auto"/>
            <w:left w:val="none" w:sz="0" w:space="0" w:color="auto"/>
            <w:bottom w:val="none" w:sz="0" w:space="0" w:color="auto"/>
            <w:right w:val="none" w:sz="0" w:space="0" w:color="auto"/>
          </w:divBdr>
        </w:div>
        <w:div w:id="1812750967">
          <w:marLeft w:val="0"/>
          <w:marRight w:val="0"/>
          <w:marTop w:val="0"/>
          <w:marBottom w:val="0"/>
          <w:divBdr>
            <w:top w:val="none" w:sz="0" w:space="0" w:color="auto"/>
            <w:left w:val="none" w:sz="0" w:space="0" w:color="auto"/>
            <w:bottom w:val="none" w:sz="0" w:space="0" w:color="auto"/>
            <w:right w:val="none" w:sz="0" w:space="0" w:color="auto"/>
          </w:divBdr>
        </w:div>
        <w:div w:id="1853714589">
          <w:marLeft w:val="0"/>
          <w:marRight w:val="0"/>
          <w:marTop w:val="0"/>
          <w:marBottom w:val="0"/>
          <w:divBdr>
            <w:top w:val="none" w:sz="0" w:space="0" w:color="auto"/>
            <w:left w:val="none" w:sz="0" w:space="0" w:color="auto"/>
            <w:bottom w:val="none" w:sz="0" w:space="0" w:color="auto"/>
            <w:right w:val="none" w:sz="0" w:space="0" w:color="auto"/>
          </w:divBdr>
        </w:div>
        <w:div w:id="1870558637">
          <w:marLeft w:val="0"/>
          <w:marRight w:val="0"/>
          <w:marTop w:val="0"/>
          <w:marBottom w:val="0"/>
          <w:divBdr>
            <w:top w:val="none" w:sz="0" w:space="0" w:color="auto"/>
            <w:left w:val="none" w:sz="0" w:space="0" w:color="auto"/>
            <w:bottom w:val="none" w:sz="0" w:space="0" w:color="auto"/>
            <w:right w:val="none" w:sz="0" w:space="0" w:color="auto"/>
          </w:divBdr>
        </w:div>
        <w:div w:id="1897277490">
          <w:marLeft w:val="0"/>
          <w:marRight w:val="0"/>
          <w:marTop w:val="0"/>
          <w:marBottom w:val="0"/>
          <w:divBdr>
            <w:top w:val="none" w:sz="0" w:space="0" w:color="auto"/>
            <w:left w:val="none" w:sz="0" w:space="0" w:color="auto"/>
            <w:bottom w:val="none" w:sz="0" w:space="0" w:color="auto"/>
            <w:right w:val="none" w:sz="0" w:space="0" w:color="auto"/>
          </w:divBdr>
        </w:div>
        <w:div w:id="1908764005">
          <w:marLeft w:val="0"/>
          <w:marRight w:val="0"/>
          <w:marTop w:val="0"/>
          <w:marBottom w:val="0"/>
          <w:divBdr>
            <w:top w:val="none" w:sz="0" w:space="0" w:color="auto"/>
            <w:left w:val="none" w:sz="0" w:space="0" w:color="auto"/>
            <w:bottom w:val="none" w:sz="0" w:space="0" w:color="auto"/>
            <w:right w:val="none" w:sz="0" w:space="0" w:color="auto"/>
          </w:divBdr>
        </w:div>
        <w:div w:id="1925913357">
          <w:marLeft w:val="0"/>
          <w:marRight w:val="0"/>
          <w:marTop w:val="0"/>
          <w:marBottom w:val="0"/>
          <w:divBdr>
            <w:top w:val="none" w:sz="0" w:space="0" w:color="auto"/>
            <w:left w:val="none" w:sz="0" w:space="0" w:color="auto"/>
            <w:bottom w:val="none" w:sz="0" w:space="0" w:color="auto"/>
            <w:right w:val="none" w:sz="0" w:space="0" w:color="auto"/>
          </w:divBdr>
        </w:div>
        <w:div w:id="1942373902">
          <w:marLeft w:val="0"/>
          <w:marRight w:val="0"/>
          <w:marTop w:val="0"/>
          <w:marBottom w:val="0"/>
          <w:divBdr>
            <w:top w:val="none" w:sz="0" w:space="0" w:color="auto"/>
            <w:left w:val="none" w:sz="0" w:space="0" w:color="auto"/>
            <w:bottom w:val="none" w:sz="0" w:space="0" w:color="auto"/>
            <w:right w:val="none" w:sz="0" w:space="0" w:color="auto"/>
          </w:divBdr>
        </w:div>
        <w:div w:id="1942839528">
          <w:marLeft w:val="0"/>
          <w:marRight w:val="0"/>
          <w:marTop w:val="0"/>
          <w:marBottom w:val="0"/>
          <w:divBdr>
            <w:top w:val="none" w:sz="0" w:space="0" w:color="auto"/>
            <w:left w:val="none" w:sz="0" w:space="0" w:color="auto"/>
            <w:bottom w:val="none" w:sz="0" w:space="0" w:color="auto"/>
            <w:right w:val="none" w:sz="0" w:space="0" w:color="auto"/>
          </w:divBdr>
        </w:div>
        <w:div w:id="1954821878">
          <w:marLeft w:val="0"/>
          <w:marRight w:val="0"/>
          <w:marTop w:val="0"/>
          <w:marBottom w:val="0"/>
          <w:divBdr>
            <w:top w:val="none" w:sz="0" w:space="0" w:color="auto"/>
            <w:left w:val="none" w:sz="0" w:space="0" w:color="auto"/>
            <w:bottom w:val="none" w:sz="0" w:space="0" w:color="auto"/>
            <w:right w:val="none" w:sz="0" w:space="0" w:color="auto"/>
          </w:divBdr>
        </w:div>
        <w:div w:id="1961379581">
          <w:marLeft w:val="0"/>
          <w:marRight w:val="0"/>
          <w:marTop w:val="0"/>
          <w:marBottom w:val="0"/>
          <w:divBdr>
            <w:top w:val="none" w:sz="0" w:space="0" w:color="auto"/>
            <w:left w:val="none" w:sz="0" w:space="0" w:color="auto"/>
            <w:bottom w:val="none" w:sz="0" w:space="0" w:color="auto"/>
            <w:right w:val="none" w:sz="0" w:space="0" w:color="auto"/>
          </w:divBdr>
        </w:div>
        <w:div w:id="1989243031">
          <w:marLeft w:val="0"/>
          <w:marRight w:val="0"/>
          <w:marTop w:val="0"/>
          <w:marBottom w:val="0"/>
          <w:divBdr>
            <w:top w:val="none" w:sz="0" w:space="0" w:color="auto"/>
            <w:left w:val="none" w:sz="0" w:space="0" w:color="auto"/>
            <w:bottom w:val="none" w:sz="0" w:space="0" w:color="auto"/>
            <w:right w:val="none" w:sz="0" w:space="0" w:color="auto"/>
          </w:divBdr>
        </w:div>
        <w:div w:id="1991057469">
          <w:marLeft w:val="0"/>
          <w:marRight w:val="0"/>
          <w:marTop w:val="0"/>
          <w:marBottom w:val="0"/>
          <w:divBdr>
            <w:top w:val="none" w:sz="0" w:space="0" w:color="auto"/>
            <w:left w:val="none" w:sz="0" w:space="0" w:color="auto"/>
            <w:bottom w:val="none" w:sz="0" w:space="0" w:color="auto"/>
            <w:right w:val="none" w:sz="0" w:space="0" w:color="auto"/>
          </w:divBdr>
        </w:div>
        <w:div w:id="1999841251">
          <w:marLeft w:val="0"/>
          <w:marRight w:val="0"/>
          <w:marTop w:val="0"/>
          <w:marBottom w:val="0"/>
          <w:divBdr>
            <w:top w:val="none" w:sz="0" w:space="0" w:color="auto"/>
            <w:left w:val="none" w:sz="0" w:space="0" w:color="auto"/>
            <w:bottom w:val="none" w:sz="0" w:space="0" w:color="auto"/>
            <w:right w:val="none" w:sz="0" w:space="0" w:color="auto"/>
          </w:divBdr>
        </w:div>
        <w:div w:id="2012220971">
          <w:marLeft w:val="0"/>
          <w:marRight w:val="0"/>
          <w:marTop w:val="0"/>
          <w:marBottom w:val="0"/>
          <w:divBdr>
            <w:top w:val="none" w:sz="0" w:space="0" w:color="auto"/>
            <w:left w:val="none" w:sz="0" w:space="0" w:color="auto"/>
            <w:bottom w:val="none" w:sz="0" w:space="0" w:color="auto"/>
            <w:right w:val="none" w:sz="0" w:space="0" w:color="auto"/>
          </w:divBdr>
        </w:div>
        <w:div w:id="2050032696">
          <w:marLeft w:val="0"/>
          <w:marRight w:val="0"/>
          <w:marTop w:val="0"/>
          <w:marBottom w:val="0"/>
          <w:divBdr>
            <w:top w:val="none" w:sz="0" w:space="0" w:color="auto"/>
            <w:left w:val="none" w:sz="0" w:space="0" w:color="auto"/>
            <w:bottom w:val="none" w:sz="0" w:space="0" w:color="auto"/>
            <w:right w:val="none" w:sz="0" w:space="0" w:color="auto"/>
          </w:divBdr>
        </w:div>
        <w:div w:id="2059280088">
          <w:marLeft w:val="0"/>
          <w:marRight w:val="0"/>
          <w:marTop w:val="0"/>
          <w:marBottom w:val="0"/>
          <w:divBdr>
            <w:top w:val="none" w:sz="0" w:space="0" w:color="auto"/>
            <w:left w:val="none" w:sz="0" w:space="0" w:color="auto"/>
            <w:bottom w:val="none" w:sz="0" w:space="0" w:color="auto"/>
            <w:right w:val="none" w:sz="0" w:space="0" w:color="auto"/>
          </w:divBdr>
        </w:div>
        <w:div w:id="2063745596">
          <w:marLeft w:val="0"/>
          <w:marRight w:val="0"/>
          <w:marTop w:val="0"/>
          <w:marBottom w:val="0"/>
          <w:divBdr>
            <w:top w:val="none" w:sz="0" w:space="0" w:color="auto"/>
            <w:left w:val="none" w:sz="0" w:space="0" w:color="auto"/>
            <w:bottom w:val="none" w:sz="0" w:space="0" w:color="auto"/>
            <w:right w:val="none" w:sz="0" w:space="0" w:color="auto"/>
          </w:divBdr>
        </w:div>
        <w:div w:id="2063822967">
          <w:marLeft w:val="0"/>
          <w:marRight w:val="0"/>
          <w:marTop w:val="0"/>
          <w:marBottom w:val="0"/>
          <w:divBdr>
            <w:top w:val="none" w:sz="0" w:space="0" w:color="auto"/>
            <w:left w:val="none" w:sz="0" w:space="0" w:color="auto"/>
            <w:bottom w:val="none" w:sz="0" w:space="0" w:color="auto"/>
            <w:right w:val="none" w:sz="0" w:space="0" w:color="auto"/>
          </w:divBdr>
        </w:div>
        <w:div w:id="2091197222">
          <w:marLeft w:val="0"/>
          <w:marRight w:val="0"/>
          <w:marTop w:val="0"/>
          <w:marBottom w:val="0"/>
          <w:divBdr>
            <w:top w:val="none" w:sz="0" w:space="0" w:color="auto"/>
            <w:left w:val="none" w:sz="0" w:space="0" w:color="auto"/>
            <w:bottom w:val="none" w:sz="0" w:space="0" w:color="auto"/>
            <w:right w:val="none" w:sz="0" w:space="0" w:color="auto"/>
          </w:divBdr>
        </w:div>
        <w:div w:id="2104302377">
          <w:marLeft w:val="0"/>
          <w:marRight w:val="0"/>
          <w:marTop w:val="0"/>
          <w:marBottom w:val="0"/>
          <w:divBdr>
            <w:top w:val="none" w:sz="0" w:space="0" w:color="auto"/>
            <w:left w:val="none" w:sz="0" w:space="0" w:color="auto"/>
            <w:bottom w:val="none" w:sz="0" w:space="0" w:color="auto"/>
            <w:right w:val="none" w:sz="0" w:space="0" w:color="auto"/>
          </w:divBdr>
        </w:div>
        <w:div w:id="2107967647">
          <w:marLeft w:val="0"/>
          <w:marRight w:val="0"/>
          <w:marTop w:val="0"/>
          <w:marBottom w:val="0"/>
          <w:divBdr>
            <w:top w:val="none" w:sz="0" w:space="0" w:color="auto"/>
            <w:left w:val="none" w:sz="0" w:space="0" w:color="auto"/>
            <w:bottom w:val="none" w:sz="0" w:space="0" w:color="auto"/>
            <w:right w:val="none" w:sz="0" w:space="0" w:color="auto"/>
          </w:divBdr>
        </w:div>
        <w:div w:id="2126386738">
          <w:marLeft w:val="0"/>
          <w:marRight w:val="0"/>
          <w:marTop w:val="0"/>
          <w:marBottom w:val="0"/>
          <w:divBdr>
            <w:top w:val="none" w:sz="0" w:space="0" w:color="auto"/>
            <w:left w:val="none" w:sz="0" w:space="0" w:color="auto"/>
            <w:bottom w:val="none" w:sz="0" w:space="0" w:color="auto"/>
            <w:right w:val="none" w:sz="0" w:space="0" w:color="auto"/>
          </w:divBdr>
        </w:div>
      </w:divsChild>
    </w:div>
    <w:div w:id="117572264">
      <w:bodyDiv w:val="1"/>
      <w:marLeft w:val="0"/>
      <w:marRight w:val="0"/>
      <w:marTop w:val="0"/>
      <w:marBottom w:val="0"/>
      <w:divBdr>
        <w:top w:val="none" w:sz="0" w:space="0" w:color="auto"/>
        <w:left w:val="none" w:sz="0" w:space="0" w:color="auto"/>
        <w:bottom w:val="none" w:sz="0" w:space="0" w:color="auto"/>
        <w:right w:val="none" w:sz="0" w:space="0" w:color="auto"/>
      </w:divBdr>
    </w:div>
    <w:div w:id="184247714">
      <w:bodyDiv w:val="1"/>
      <w:marLeft w:val="0"/>
      <w:marRight w:val="0"/>
      <w:marTop w:val="0"/>
      <w:marBottom w:val="0"/>
      <w:divBdr>
        <w:top w:val="none" w:sz="0" w:space="0" w:color="auto"/>
        <w:left w:val="none" w:sz="0" w:space="0" w:color="auto"/>
        <w:bottom w:val="none" w:sz="0" w:space="0" w:color="auto"/>
        <w:right w:val="none" w:sz="0" w:space="0" w:color="auto"/>
      </w:divBdr>
    </w:div>
    <w:div w:id="196938099">
      <w:bodyDiv w:val="1"/>
      <w:marLeft w:val="0"/>
      <w:marRight w:val="0"/>
      <w:marTop w:val="0"/>
      <w:marBottom w:val="0"/>
      <w:divBdr>
        <w:top w:val="none" w:sz="0" w:space="0" w:color="auto"/>
        <w:left w:val="none" w:sz="0" w:space="0" w:color="auto"/>
        <w:bottom w:val="none" w:sz="0" w:space="0" w:color="auto"/>
        <w:right w:val="none" w:sz="0" w:space="0" w:color="auto"/>
      </w:divBdr>
    </w:div>
    <w:div w:id="2590734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783">
          <w:marLeft w:val="0"/>
          <w:marRight w:val="0"/>
          <w:marTop w:val="0"/>
          <w:marBottom w:val="0"/>
          <w:divBdr>
            <w:top w:val="none" w:sz="0" w:space="0" w:color="auto"/>
            <w:left w:val="none" w:sz="0" w:space="0" w:color="auto"/>
            <w:bottom w:val="none" w:sz="0" w:space="0" w:color="auto"/>
            <w:right w:val="none" w:sz="0" w:space="0" w:color="auto"/>
          </w:divBdr>
          <w:divsChild>
            <w:div w:id="527722366">
              <w:marLeft w:val="0"/>
              <w:marRight w:val="0"/>
              <w:marTop w:val="0"/>
              <w:marBottom w:val="0"/>
              <w:divBdr>
                <w:top w:val="none" w:sz="0" w:space="0" w:color="auto"/>
                <w:left w:val="none" w:sz="0" w:space="0" w:color="auto"/>
                <w:bottom w:val="none" w:sz="0" w:space="0" w:color="auto"/>
                <w:right w:val="none" w:sz="0" w:space="0" w:color="auto"/>
              </w:divBdr>
              <w:divsChild>
                <w:div w:id="15392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36">
          <w:marLeft w:val="0"/>
          <w:marRight w:val="0"/>
          <w:marTop w:val="0"/>
          <w:marBottom w:val="0"/>
          <w:divBdr>
            <w:top w:val="none" w:sz="0" w:space="0" w:color="auto"/>
            <w:left w:val="none" w:sz="0" w:space="0" w:color="auto"/>
            <w:bottom w:val="none" w:sz="0" w:space="0" w:color="auto"/>
            <w:right w:val="none" w:sz="0" w:space="0" w:color="auto"/>
          </w:divBdr>
          <w:divsChild>
            <w:div w:id="1297368485">
              <w:marLeft w:val="0"/>
              <w:marRight w:val="0"/>
              <w:marTop w:val="0"/>
              <w:marBottom w:val="0"/>
              <w:divBdr>
                <w:top w:val="none" w:sz="0" w:space="0" w:color="auto"/>
                <w:left w:val="none" w:sz="0" w:space="0" w:color="auto"/>
                <w:bottom w:val="none" w:sz="0" w:space="0" w:color="auto"/>
                <w:right w:val="none" w:sz="0" w:space="0" w:color="auto"/>
              </w:divBdr>
              <w:divsChild>
                <w:div w:id="51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4465">
      <w:bodyDiv w:val="1"/>
      <w:marLeft w:val="0"/>
      <w:marRight w:val="0"/>
      <w:marTop w:val="0"/>
      <w:marBottom w:val="0"/>
      <w:divBdr>
        <w:top w:val="none" w:sz="0" w:space="0" w:color="auto"/>
        <w:left w:val="none" w:sz="0" w:space="0" w:color="auto"/>
        <w:bottom w:val="none" w:sz="0" w:space="0" w:color="auto"/>
        <w:right w:val="none" w:sz="0" w:space="0" w:color="auto"/>
      </w:divBdr>
    </w:div>
    <w:div w:id="316811101">
      <w:bodyDiv w:val="1"/>
      <w:marLeft w:val="0"/>
      <w:marRight w:val="0"/>
      <w:marTop w:val="0"/>
      <w:marBottom w:val="0"/>
      <w:divBdr>
        <w:top w:val="none" w:sz="0" w:space="0" w:color="auto"/>
        <w:left w:val="none" w:sz="0" w:space="0" w:color="auto"/>
        <w:bottom w:val="none" w:sz="0" w:space="0" w:color="auto"/>
        <w:right w:val="none" w:sz="0" w:space="0" w:color="auto"/>
      </w:divBdr>
      <w:divsChild>
        <w:div w:id="301152798">
          <w:marLeft w:val="0"/>
          <w:marRight w:val="0"/>
          <w:marTop w:val="0"/>
          <w:marBottom w:val="0"/>
          <w:divBdr>
            <w:top w:val="none" w:sz="0" w:space="0" w:color="auto"/>
            <w:left w:val="none" w:sz="0" w:space="0" w:color="auto"/>
            <w:bottom w:val="none" w:sz="0" w:space="0" w:color="auto"/>
            <w:right w:val="none" w:sz="0" w:space="0" w:color="auto"/>
          </w:divBdr>
        </w:div>
        <w:div w:id="436486058">
          <w:marLeft w:val="0"/>
          <w:marRight w:val="0"/>
          <w:marTop w:val="0"/>
          <w:marBottom w:val="0"/>
          <w:divBdr>
            <w:top w:val="none" w:sz="0" w:space="0" w:color="auto"/>
            <w:left w:val="none" w:sz="0" w:space="0" w:color="auto"/>
            <w:bottom w:val="none" w:sz="0" w:space="0" w:color="auto"/>
            <w:right w:val="none" w:sz="0" w:space="0" w:color="auto"/>
          </w:divBdr>
        </w:div>
        <w:div w:id="437605711">
          <w:marLeft w:val="0"/>
          <w:marRight w:val="0"/>
          <w:marTop w:val="0"/>
          <w:marBottom w:val="0"/>
          <w:divBdr>
            <w:top w:val="none" w:sz="0" w:space="0" w:color="auto"/>
            <w:left w:val="none" w:sz="0" w:space="0" w:color="auto"/>
            <w:bottom w:val="none" w:sz="0" w:space="0" w:color="auto"/>
            <w:right w:val="none" w:sz="0" w:space="0" w:color="auto"/>
          </w:divBdr>
        </w:div>
        <w:div w:id="620262077">
          <w:marLeft w:val="0"/>
          <w:marRight w:val="0"/>
          <w:marTop w:val="0"/>
          <w:marBottom w:val="0"/>
          <w:divBdr>
            <w:top w:val="none" w:sz="0" w:space="0" w:color="auto"/>
            <w:left w:val="none" w:sz="0" w:space="0" w:color="auto"/>
            <w:bottom w:val="none" w:sz="0" w:space="0" w:color="auto"/>
            <w:right w:val="none" w:sz="0" w:space="0" w:color="auto"/>
          </w:divBdr>
        </w:div>
        <w:div w:id="914052693">
          <w:marLeft w:val="0"/>
          <w:marRight w:val="0"/>
          <w:marTop w:val="0"/>
          <w:marBottom w:val="0"/>
          <w:divBdr>
            <w:top w:val="none" w:sz="0" w:space="0" w:color="auto"/>
            <w:left w:val="none" w:sz="0" w:space="0" w:color="auto"/>
            <w:bottom w:val="none" w:sz="0" w:space="0" w:color="auto"/>
            <w:right w:val="none" w:sz="0" w:space="0" w:color="auto"/>
          </w:divBdr>
        </w:div>
        <w:div w:id="925649482">
          <w:marLeft w:val="0"/>
          <w:marRight w:val="0"/>
          <w:marTop w:val="0"/>
          <w:marBottom w:val="0"/>
          <w:divBdr>
            <w:top w:val="none" w:sz="0" w:space="0" w:color="auto"/>
            <w:left w:val="none" w:sz="0" w:space="0" w:color="auto"/>
            <w:bottom w:val="none" w:sz="0" w:space="0" w:color="auto"/>
            <w:right w:val="none" w:sz="0" w:space="0" w:color="auto"/>
          </w:divBdr>
        </w:div>
        <w:div w:id="1072895342">
          <w:marLeft w:val="0"/>
          <w:marRight w:val="0"/>
          <w:marTop w:val="0"/>
          <w:marBottom w:val="0"/>
          <w:divBdr>
            <w:top w:val="none" w:sz="0" w:space="0" w:color="auto"/>
            <w:left w:val="none" w:sz="0" w:space="0" w:color="auto"/>
            <w:bottom w:val="none" w:sz="0" w:space="0" w:color="auto"/>
            <w:right w:val="none" w:sz="0" w:space="0" w:color="auto"/>
          </w:divBdr>
        </w:div>
        <w:div w:id="1096710552">
          <w:marLeft w:val="0"/>
          <w:marRight w:val="0"/>
          <w:marTop w:val="0"/>
          <w:marBottom w:val="0"/>
          <w:divBdr>
            <w:top w:val="none" w:sz="0" w:space="0" w:color="auto"/>
            <w:left w:val="none" w:sz="0" w:space="0" w:color="auto"/>
            <w:bottom w:val="none" w:sz="0" w:space="0" w:color="auto"/>
            <w:right w:val="none" w:sz="0" w:space="0" w:color="auto"/>
          </w:divBdr>
        </w:div>
        <w:div w:id="1674186737">
          <w:marLeft w:val="0"/>
          <w:marRight w:val="0"/>
          <w:marTop w:val="0"/>
          <w:marBottom w:val="0"/>
          <w:divBdr>
            <w:top w:val="none" w:sz="0" w:space="0" w:color="auto"/>
            <w:left w:val="none" w:sz="0" w:space="0" w:color="auto"/>
            <w:bottom w:val="none" w:sz="0" w:space="0" w:color="auto"/>
            <w:right w:val="none" w:sz="0" w:space="0" w:color="auto"/>
          </w:divBdr>
        </w:div>
        <w:div w:id="1722169865">
          <w:marLeft w:val="0"/>
          <w:marRight w:val="0"/>
          <w:marTop w:val="0"/>
          <w:marBottom w:val="0"/>
          <w:divBdr>
            <w:top w:val="none" w:sz="0" w:space="0" w:color="auto"/>
            <w:left w:val="none" w:sz="0" w:space="0" w:color="auto"/>
            <w:bottom w:val="none" w:sz="0" w:space="0" w:color="auto"/>
            <w:right w:val="none" w:sz="0" w:space="0" w:color="auto"/>
          </w:divBdr>
        </w:div>
        <w:div w:id="1906910909">
          <w:marLeft w:val="0"/>
          <w:marRight w:val="0"/>
          <w:marTop w:val="0"/>
          <w:marBottom w:val="0"/>
          <w:divBdr>
            <w:top w:val="none" w:sz="0" w:space="0" w:color="auto"/>
            <w:left w:val="none" w:sz="0" w:space="0" w:color="auto"/>
            <w:bottom w:val="none" w:sz="0" w:space="0" w:color="auto"/>
            <w:right w:val="none" w:sz="0" w:space="0" w:color="auto"/>
          </w:divBdr>
        </w:div>
        <w:div w:id="2052680888">
          <w:marLeft w:val="0"/>
          <w:marRight w:val="0"/>
          <w:marTop w:val="0"/>
          <w:marBottom w:val="0"/>
          <w:divBdr>
            <w:top w:val="none" w:sz="0" w:space="0" w:color="auto"/>
            <w:left w:val="none" w:sz="0" w:space="0" w:color="auto"/>
            <w:bottom w:val="none" w:sz="0" w:space="0" w:color="auto"/>
            <w:right w:val="none" w:sz="0" w:space="0" w:color="auto"/>
          </w:divBdr>
        </w:div>
        <w:div w:id="2140419301">
          <w:marLeft w:val="0"/>
          <w:marRight w:val="0"/>
          <w:marTop w:val="0"/>
          <w:marBottom w:val="0"/>
          <w:divBdr>
            <w:top w:val="none" w:sz="0" w:space="0" w:color="auto"/>
            <w:left w:val="none" w:sz="0" w:space="0" w:color="auto"/>
            <w:bottom w:val="none" w:sz="0" w:space="0" w:color="auto"/>
            <w:right w:val="none" w:sz="0" w:space="0" w:color="auto"/>
          </w:divBdr>
        </w:div>
      </w:divsChild>
    </w:div>
    <w:div w:id="337778249">
      <w:bodyDiv w:val="1"/>
      <w:marLeft w:val="0"/>
      <w:marRight w:val="0"/>
      <w:marTop w:val="0"/>
      <w:marBottom w:val="0"/>
      <w:divBdr>
        <w:top w:val="none" w:sz="0" w:space="0" w:color="auto"/>
        <w:left w:val="none" w:sz="0" w:space="0" w:color="auto"/>
        <w:bottom w:val="none" w:sz="0" w:space="0" w:color="auto"/>
        <w:right w:val="none" w:sz="0" w:space="0" w:color="auto"/>
      </w:divBdr>
    </w:div>
    <w:div w:id="368065754">
      <w:bodyDiv w:val="1"/>
      <w:marLeft w:val="0"/>
      <w:marRight w:val="0"/>
      <w:marTop w:val="0"/>
      <w:marBottom w:val="0"/>
      <w:divBdr>
        <w:top w:val="none" w:sz="0" w:space="0" w:color="auto"/>
        <w:left w:val="none" w:sz="0" w:space="0" w:color="auto"/>
        <w:bottom w:val="none" w:sz="0" w:space="0" w:color="auto"/>
        <w:right w:val="none" w:sz="0" w:space="0" w:color="auto"/>
      </w:divBdr>
    </w:div>
    <w:div w:id="376707698">
      <w:bodyDiv w:val="1"/>
      <w:marLeft w:val="0"/>
      <w:marRight w:val="0"/>
      <w:marTop w:val="0"/>
      <w:marBottom w:val="0"/>
      <w:divBdr>
        <w:top w:val="none" w:sz="0" w:space="0" w:color="auto"/>
        <w:left w:val="none" w:sz="0" w:space="0" w:color="auto"/>
        <w:bottom w:val="none" w:sz="0" w:space="0" w:color="auto"/>
        <w:right w:val="none" w:sz="0" w:space="0" w:color="auto"/>
      </w:divBdr>
    </w:div>
    <w:div w:id="378092562">
      <w:bodyDiv w:val="1"/>
      <w:marLeft w:val="0"/>
      <w:marRight w:val="0"/>
      <w:marTop w:val="0"/>
      <w:marBottom w:val="0"/>
      <w:divBdr>
        <w:top w:val="none" w:sz="0" w:space="0" w:color="auto"/>
        <w:left w:val="none" w:sz="0" w:space="0" w:color="auto"/>
        <w:bottom w:val="none" w:sz="0" w:space="0" w:color="auto"/>
        <w:right w:val="none" w:sz="0" w:space="0" w:color="auto"/>
      </w:divBdr>
      <w:divsChild>
        <w:div w:id="392703852">
          <w:marLeft w:val="0"/>
          <w:marRight w:val="0"/>
          <w:marTop w:val="0"/>
          <w:marBottom w:val="0"/>
          <w:divBdr>
            <w:top w:val="none" w:sz="0" w:space="0" w:color="auto"/>
            <w:left w:val="none" w:sz="0" w:space="0" w:color="auto"/>
            <w:bottom w:val="none" w:sz="0" w:space="0" w:color="auto"/>
            <w:right w:val="none" w:sz="0" w:space="0" w:color="auto"/>
          </w:divBdr>
        </w:div>
        <w:div w:id="407729809">
          <w:marLeft w:val="0"/>
          <w:marRight w:val="0"/>
          <w:marTop w:val="0"/>
          <w:marBottom w:val="0"/>
          <w:divBdr>
            <w:top w:val="none" w:sz="0" w:space="0" w:color="auto"/>
            <w:left w:val="none" w:sz="0" w:space="0" w:color="auto"/>
            <w:bottom w:val="none" w:sz="0" w:space="0" w:color="auto"/>
            <w:right w:val="none" w:sz="0" w:space="0" w:color="auto"/>
          </w:divBdr>
        </w:div>
        <w:div w:id="624192061">
          <w:marLeft w:val="0"/>
          <w:marRight w:val="0"/>
          <w:marTop w:val="0"/>
          <w:marBottom w:val="0"/>
          <w:divBdr>
            <w:top w:val="none" w:sz="0" w:space="0" w:color="auto"/>
            <w:left w:val="none" w:sz="0" w:space="0" w:color="auto"/>
            <w:bottom w:val="none" w:sz="0" w:space="0" w:color="auto"/>
            <w:right w:val="none" w:sz="0" w:space="0" w:color="auto"/>
          </w:divBdr>
        </w:div>
        <w:div w:id="851258692">
          <w:marLeft w:val="0"/>
          <w:marRight w:val="0"/>
          <w:marTop w:val="0"/>
          <w:marBottom w:val="0"/>
          <w:divBdr>
            <w:top w:val="none" w:sz="0" w:space="0" w:color="auto"/>
            <w:left w:val="none" w:sz="0" w:space="0" w:color="auto"/>
            <w:bottom w:val="none" w:sz="0" w:space="0" w:color="auto"/>
            <w:right w:val="none" w:sz="0" w:space="0" w:color="auto"/>
          </w:divBdr>
        </w:div>
        <w:div w:id="940525068">
          <w:marLeft w:val="0"/>
          <w:marRight w:val="0"/>
          <w:marTop w:val="0"/>
          <w:marBottom w:val="0"/>
          <w:divBdr>
            <w:top w:val="none" w:sz="0" w:space="0" w:color="auto"/>
            <w:left w:val="none" w:sz="0" w:space="0" w:color="auto"/>
            <w:bottom w:val="none" w:sz="0" w:space="0" w:color="auto"/>
            <w:right w:val="none" w:sz="0" w:space="0" w:color="auto"/>
          </w:divBdr>
        </w:div>
        <w:div w:id="1013729185">
          <w:marLeft w:val="0"/>
          <w:marRight w:val="0"/>
          <w:marTop w:val="0"/>
          <w:marBottom w:val="0"/>
          <w:divBdr>
            <w:top w:val="none" w:sz="0" w:space="0" w:color="auto"/>
            <w:left w:val="none" w:sz="0" w:space="0" w:color="auto"/>
            <w:bottom w:val="none" w:sz="0" w:space="0" w:color="auto"/>
            <w:right w:val="none" w:sz="0" w:space="0" w:color="auto"/>
          </w:divBdr>
        </w:div>
        <w:div w:id="1207639258">
          <w:marLeft w:val="0"/>
          <w:marRight w:val="0"/>
          <w:marTop w:val="0"/>
          <w:marBottom w:val="0"/>
          <w:divBdr>
            <w:top w:val="none" w:sz="0" w:space="0" w:color="auto"/>
            <w:left w:val="none" w:sz="0" w:space="0" w:color="auto"/>
            <w:bottom w:val="none" w:sz="0" w:space="0" w:color="auto"/>
            <w:right w:val="none" w:sz="0" w:space="0" w:color="auto"/>
          </w:divBdr>
        </w:div>
        <w:div w:id="1500391302">
          <w:marLeft w:val="0"/>
          <w:marRight w:val="0"/>
          <w:marTop w:val="0"/>
          <w:marBottom w:val="0"/>
          <w:divBdr>
            <w:top w:val="none" w:sz="0" w:space="0" w:color="auto"/>
            <w:left w:val="none" w:sz="0" w:space="0" w:color="auto"/>
            <w:bottom w:val="none" w:sz="0" w:space="0" w:color="auto"/>
            <w:right w:val="none" w:sz="0" w:space="0" w:color="auto"/>
          </w:divBdr>
        </w:div>
        <w:div w:id="1667518397">
          <w:marLeft w:val="0"/>
          <w:marRight w:val="0"/>
          <w:marTop w:val="0"/>
          <w:marBottom w:val="0"/>
          <w:divBdr>
            <w:top w:val="none" w:sz="0" w:space="0" w:color="auto"/>
            <w:left w:val="none" w:sz="0" w:space="0" w:color="auto"/>
            <w:bottom w:val="none" w:sz="0" w:space="0" w:color="auto"/>
            <w:right w:val="none" w:sz="0" w:space="0" w:color="auto"/>
          </w:divBdr>
        </w:div>
        <w:div w:id="1698509278">
          <w:marLeft w:val="0"/>
          <w:marRight w:val="0"/>
          <w:marTop w:val="0"/>
          <w:marBottom w:val="0"/>
          <w:divBdr>
            <w:top w:val="none" w:sz="0" w:space="0" w:color="auto"/>
            <w:left w:val="none" w:sz="0" w:space="0" w:color="auto"/>
            <w:bottom w:val="none" w:sz="0" w:space="0" w:color="auto"/>
            <w:right w:val="none" w:sz="0" w:space="0" w:color="auto"/>
          </w:divBdr>
        </w:div>
      </w:divsChild>
    </w:div>
    <w:div w:id="387728470">
      <w:bodyDiv w:val="1"/>
      <w:marLeft w:val="0"/>
      <w:marRight w:val="0"/>
      <w:marTop w:val="0"/>
      <w:marBottom w:val="0"/>
      <w:divBdr>
        <w:top w:val="none" w:sz="0" w:space="0" w:color="auto"/>
        <w:left w:val="none" w:sz="0" w:space="0" w:color="auto"/>
        <w:bottom w:val="none" w:sz="0" w:space="0" w:color="auto"/>
        <w:right w:val="none" w:sz="0" w:space="0" w:color="auto"/>
      </w:divBdr>
    </w:div>
    <w:div w:id="388311505">
      <w:bodyDiv w:val="1"/>
      <w:marLeft w:val="0"/>
      <w:marRight w:val="0"/>
      <w:marTop w:val="0"/>
      <w:marBottom w:val="0"/>
      <w:divBdr>
        <w:top w:val="none" w:sz="0" w:space="0" w:color="auto"/>
        <w:left w:val="none" w:sz="0" w:space="0" w:color="auto"/>
        <w:bottom w:val="none" w:sz="0" w:space="0" w:color="auto"/>
        <w:right w:val="none" w:sz="0" w:space="0" w:color="auto"/>
      </w:divBdr>
    </w:div>
    <w:div w:id="462580659">
      <w:bodyDiv w:val="1"/>
      <w:marLeft w:val="0"/>
      <w:marRight w:val="0"/>
      <w:marTop w:val="0"/>
      <w:marBottom w:val="0"/>
      <w:divBdr>
        <w:top w:val="none" w:sz="0" w:space="0" w:color="auto"/>
        <w:left w:val="none" w:sz="0" w:space="0" w:color="auto"/>
        <w:bottom w:val="none" w:sz="0" w:space="0" w:color="auto"/>
        <w:right w:val="none" w:sz="0" w:space="0" w:color="auto"/>
      </w:divBdr>
    </w:div>
    <w:div w:id="484782672">
      <w:bodyDiv w:val="1"/>
      <w:marLeft w:val="0"/>
      <w:marRight w:val="0"/>
      <w:marTop w:val="0"/>
      <w:marBottom w:val="0"/>
      <w:divBdr>
        <w:top w:val="none" w:sz="0" w:space="0" w:color="auto"/>
        <w:left w:val="none" w:sz="0" w:space="0" w:color="auto"/>
        <w:bottom w:val="none" w:sz="0" w:space="0" w:color="auto"/>
        <w:right w:val="none" w:sz="0" w:space="0" w:color="auto"/>
      </w:divBdr>
    </w:div>
    <w:div w:id="511653043">
      <w:bodyDiv w:val="1"/>
      <w:marLeft w:val="0"/>
      <w:marRight w:val="0"/>
      <w:marTop w:val="0"/>
      <w:marBottom w:val="0"/>
      <w:divBdr>
        <w:top w:val="none" w:sz="0" w:space="0" w:color="auto"/>
        <w:left w:val="none" w:sz="0" w:space="0" w:color="auto"/>
        <w:bottom w:val="none" w:sz="0" w:space="0" w:color="auto"/>
        <w:right w:val="none" w:sz="0" w:space="0" w:color="auto"/>
      </w:divBdr>
    </w:div>
    <w:div w:id="515773678">
      <w:bodyDiv w:val="1"/>
      <w:marLeft w:val="0"/>
      <w:marRight w:val="0"/>
      <w:marTop w:val="0"/>
      <w:marBottom w:val="0"/>
      <w:divBdr>
        <w:top w:val="none" w:sz="0" w:space="0" w:color="auto"/>
        <w:left w:val="none" w:sz="0" w:space="0" w:color="auto"/>
        <w:bottom w:val="none" w:sz="0" w:space="0" w:color="auto"/>
        <w:right w:val="none" w:sz="0" w:space="0" w:color="auto"/>
      </w:divBdr>
    </w:div>
    <w:div w:id="550045762">
      <w:bodyDiv w:val="1"/>
      <w:marLeft w:val="0"/>
      <w:marRight w:val="0"/>
      <w:marTop w:val="0"/>
      <w:marBottom w:val="0"/>
      <w:divBdr>
        <w:top w:val="none" w:sz="0" w:space="0" w:color="auto"/>
        <w:left w:val="none" w:sz="0" w:space="0" w:color="auto"/>
        <w:bottom w:val="none" w:sz="0" w:space="0" w:color="auto"/>
        <w:right w:val="none" w:sz="0" w:space="0" w:color="auto"/>
      </w:divBdr>
    </w:div>
    <w:div w:id="555972828">
      <w:bodyDiv w:val="1"/>
      <w:marLeft w:val="0"/>
      <w:marRight w:val="0"/>
      <w:marTop w:val="0"/>
      <w:marBottom w:val="0"/>
      <w:divBdr>
        <w:top w:val="none" w:sz="0" w:space="0" w:color="auto"/>
        <w:left w:val="none" w:sz="0" w:space="0" w:color="auto"/>
        <w:bottom w:val="none" w:sz="0" w:space="0" w:color="auto"/>
        <w:right w:val="none" w:sz="0" w:space="0" w:color="auto"/>
      </w:divBdr>
    </w:div>
    <w:div w:id="562910908">
      <w:bodyDiv w:val="1"/>
      <w:marLeft w:val="0"/>
      <w:marRight w:val="0"/>
      <w:marTop w:val="0"/>
      <w:marBottom w:val="0"/>
      <w:divBdr>
        <w:top w:val="none" w:sz="0" w:space="0" w:color="auto"/>
        <w:left w:val="none" w:sz="0" w:space="0" w:color="auto"/>
        <w:bottom w:val="none" w:sz="0" w:space="0" w:color="auto"/>
        <w:right w:val="none" w:sz="0" w:space="0" w:color="auto"/>
      </w:divBdr>
      <w:divsChild>
        <w:div w:id="105973786">
          <w:marLeft w:val="0"/>
          <w:marRight w:val="0"/>
          <w:marTop w:val="0"/>
          <w:marBottom w:val="0"/>
          <w:divBdr>
            <w:top w:val="none" w:sz="0" w:space="0" w:color="auto"/>
            <w:left w:val="none" w:sz="0" w:space="0" w:color="auto"/>
            <w:bottom w:val="none" w:sz="0" w:space="0" w:color="auto"/>
            <w:right w:val="none" w:sz="0" w:space="0" w:color="auto"/>
          </w:divBdr>
        </w:div>
        <w:div w:id="113866993">
          <w:marLeft w:val="0"/>
          <w:marRight w:val="0"/>
          <w:marTop w:val="0"/>
          <w:marBottom w:val="0"/>
          <w:divBdr>
            <w:top w:val="none" w:sz="0" w:space="0" w:color="auto"/>
            <w:left w:val="none" w:sz="0" w:space="0" w:color="auto"/>
            <w:bottom w:val="none" w:sz="0" w:space="0" w:color="auto"/>
            <w:right w:val="none" w:sz="0" w:space="0" w:color="auto"/>
          </w:divBdr>
        </w:div>
        <w:div w:id="288901739">
          <w:marLeft w:val="0"/>
          <w:marRight w:val="0"/>
          <w:marTop w:val="0"/>
          <w:marBottom w:val="0"/>
          <w:divBdr>
            <w:top w:val="none" w:sz="0" w:space="0" w:color="auto"/>
            <w:left w:val="none" w:sz="0" w:space="0" w:color="auto"/>
            <w:bottom w:val="none" w:sz="0" w:space="0" w:color="auto"/>
            <w:right w:val="none" w:sz="0" w:space="0" w:color="auto"/>
          </w:divBdr>
        </w:div>
        <w:div w:id="391736961">
          <w:marLeft w:val="0"/>
          <w:marRight w:val="0"/>
          <w:marTop w:val="0"/>
          <w:marBottom w:val="0"/>
          <w:divBdr>
            <w:top w:val="none" w:sz="0" w:space="0" w:color="auto"/>
            <w:left w:val="none" w:sz="0" w:space="0" w:color="auto"/>
            <w:bottom w:val="none" w:sz="0" w:space="0" w:color="auto"/>
            <w:right w:val="none" w:sz="0" w:space="0" w:color="auto"/>
          </w:divBdr>
        </w:div>
        <w:div w:id="762067384">
          <w:marLeft w:val="0"/>
          <w:marRight w:val="0"/>
          <w:marTop w:val="0"/>
          <w:marBottom w:val="0"/>
          <w:divBdr>
            <w:top w:val="none" w:sz="0" w:space="0" w:color="auto"/>
            <w:left w:val="none" w:sz="0" w:space="0" w:color="auto"/>
            <w:bottom w:val="none" w:sz="0" w:space="0" w:color="auto"/>
            <w:right w:val="none" w:sz="0" w:space="0" w:color="auto"/>
          </w:divBdr>
        </w:div>
        <w:div w:id="1299073093">
          <w:marLeft w:val="0"/>
          <w:marRight w:val="0"/>
          <w:marTop w:val="0"/>
          <w:marBottom w:val="0"/>
          <w:divBdr>
            <w:top w:val="none" w:sz="0" w:space="0" w:color="auto"/>
            <w:left w:val="none" w:sz="0" w:space="0" w:color="auto"/>
            <w:bottom w:val="none" w:sz="0" w:space="0" w:color="auto"/>
            <w:right w:val="none" w:sz="0" w:space="0" w:color="auto"/>
          </w:divBdr>
        </w:div>
        <w:div w:id="1327518383">
          <w:marLeft w:val="0"/>
          <w:marRight w:val="0"/>
          <w:marTop w:val="0"/>
          <w:marBottom w:val="0"/>
          <w:divBdr>
            <w:top w:val="none" w:sz="0" w:space="0" w:color="auto"/>
            <w:left w:val="none" w:sz="0" w:space="0" w:color="auto"/>
            <w:bottom w:val="none" w:sz="0" w:space="0" w:color="auto"/>
            <w:right w:val="none" w:sz="0" w:space="0" w:color="auto"/>
          </w:divBdr>
        </w:div>
        <w:div w:id="1572618906">
          <w:marLeft w:val="0"/>
          <w:marRight w:val="0"/>
          <w:marTop w:val="0"/>
          <w:marBottom w:val="0"/>
          <w:divBdr>
            <w:top w:val="none" w:sz="0" w:space="0" w:color="auto"/>
            <w:left w:val="none" w:sz="0" w:space="0" w:color="auto"/>
            <w:bottom w:val="none" w:sz="0" w:space="0" w:color="auto"/>
            <w:right w:val="none" w:sz="0" w:space="0" w:color="auto"/>
          </w:divBdr>
        </w:div>
        <w:div w:id="1740594915">
          <w:marLeft w:val="0"/>
          <w:marRight w:val="0"/>
          <w:marTop w:val="0"/>
          <w:marBottom w:val="0"/>
          <w:divBdr>
            <w:top w:val="none" w:sz="0" w:space="0" w:color="auto"/>
            <w:left w:val="none" w:sz="0" w:space="0" w:color="auto"/>
            <w:bottom w:val="none" w:sz="0" w:space="0" w:color="auto"/>
            <w:right w:val="none" w:sz="0" w:space="0" w:color="auto"/>
          </w:divBdr>
        </w:div>
      </w:divsChild>
    </w:div>
    <w:div w:id="565536824">
      <w:bodyDiv w:val="1"/>
      <w:marLeft w:val="0"/>
      <w:marRight w:val="0"/>
      <w:marTop w:val="0"/>
      <w:marBottom w:val="0"/>
      <w:divBdr>
        <w:top w:val="none" w:sz="0" w:space="0" w:color="auto"/>
        <w:left w:val="none" w:sz="0" w:space="0" w:color="auto"/>
        <w:bottom w:val="none" w:sz="0" w:space="0" w:color="auto"/>
        <w:right w:val="none" w:sz="0" w:space="0" w:color="auto"/>
      </w:divBdr>
      <w:divsChild>
        <w:div w:id="903837265">
          <w:marLeft w:val="0"/>
          <w:marRight w:val="0"/>
          <w:marTop w:val="0"/>
          <w:marBottom w:val="0"/>
          <w:divBdr>
            <w:top w:val="none" w:sz="0" w:space="0" w:color="auto"/>
            <w:left w:val="none" w:sz="0" w:space="0" w:color="auto"/>
            <w:bottom w:val="none" w:sz="0" w:space="0" w:color="auto"/>
            <w:right w:val="none" w:sz="0" w:space="0" w:color="auto"/>
          </w:divBdr>
          <w:divsChild>
            <w:div w:id="29888681">
              <w:marLeft w:val="0"/>
              <w:marRight w:val="0"/>
              <w:marTop w:val="0"/>
              <w:marBottom w:val="0"/>
              <w:divBdr>
                <w:top w:val="none" w:sz="0" w:space="0" w:color="auto"/>
                <w:left w:val="none" w:sz="0" w:space="0" w:color="auto"/>
                <w:bottom w:val="none" w:sz="0" w:space="0" w:color="auto"/>
                <w:right w:val="none" w:sz="0" w:space="0" w:color="auto"/>
              </w:divBdr>
              <w:divsChild>
                <w:div w:id="1679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4700">
      <w:bodyDiv w:val="1"/>
      <w:marLeft w:val="0"/>
      <w:marRight w:val="0"/>
      <w:marTop w:val="0"/>
      <w:marBottom w:val="0"/>
      <w:divBdr>
        <w:top w:val="none" w:sz="0" w:space="0" w:color="auto"/>
        <w:left w:val="none" w:sz="0" w:space="0" w:color="auto"/>
        <w:bottom w:val="none" w:sz="0" w:space="0" w:color="auto"/>
        <w:right w:val="none" w:sz="0" w:space="0" w:color="auto"/>
      </w:divBdr>
    </w:div>
    <w:div w:id="594024000">
      <w:bodyDiv w:val="1"/>
      <w:marLeft w:val="0"/>
      <w:marRight w:val="0"/>
      <w:marTop w:val="0"/>
      <w:marBottom w:val="0"/>
      <w:divBdr>
        <w:top w:val="none" w:sz="0" w:space="0" w:color="auto"/>
        <w:left w:val="none" w:sz="0" w:space="0" w:color="auto"/>
        <w:bottom w:val="none" w:sz="0" w:space="0" w:color="auto"/>
        <w:right w:val="none" w:sz="0" w:space="0" w:color="auto"/>
      </w:divBdr>
    </w:div>
    <w:div w:id="606356516">
      <w:bodyDiv w:val="1"/>
      <w:marLeft w:val="0"/>
      <w:marRight w:val="0"/>
      <w:marTop w:val="0"/>
      <w:marBottom w:val="0"/>
      <w:divBdr>
        <w:top w:val="none" w:sz="0" w:space="0" w:color="auto"/>
        <w:left w:val="none" w:sz="0" w:space="0" w:color="auto"/>
        <w:bottom w:val="none" w:sz="0" w:space="0" w:color="auto"/>
        <w:right w:val="none" w:sz="0" w:space="0" w:color="auto"/>
      </w:divBdr>
      <w:divsChild>
        <w:div w:id="50660642">
          <w:marLeft w:val="0"/>
          <w:marRight w:val="0"/>
          <w:marTop w:val="0"/>
          <w:marBottom w:val="0"/>
          <w:divBdr>
            <w:top w:val="none" w:sz="0" w:space="0" w:color="auto"/>
            <w:left w:val="none" w:sz="0" w:space="0" w:color="auto"/>
            <w:bottom w:val="none" w:sz="0" w:space="0" w:color="auto"/>
            <w:right w:val="none" w:sz="0" w:space="0" w:color="auto"/>
          </w:divBdr>
          <w:divsChild>
            <w:div w:id="893807235">
              <w:marLeft w:val="0"/>
              <w:marRight w:val="0"/>
              <w:marTop w:val="0"/>
              <w:marBottom w:val="0"/>
              <w:divBdr>
                <w:top w:val="none" w:sz="0" w:space="0" w:color="auto"/>
                <w:left w:val="none" w:sz="0" w:space="0" w:color="auto"/>
                <w:bottom w:val="none" w:sz="0" w:space="0" w:color="auto"/>
                <w:right w:val="none" w:sz="0" w:space="0" w:color="auto"/>
              </w:divBdr>
            </w:div>
            <w:div w:id="1332752227">
              <w:marLeft w:val="0"/>
              <w:marRight w:val="0"/>
              <w:marTop w:val="0"/>
              <w:marBottom w:val="0"/>
              <w:divBdr>
                <w:top w:val="none" w:sz="0" w:space="0" w:color="auto"/>
                <w:left w:val="none" w:sz="0" w:space="0" w:color="auto"/>
                <w:bottom w:val="none" w:sz="0" w:space="0" w:color="auto"/>
                <w:right w:val="none" w:sz="0" w:space="0" w:color="auto"/>
              </w:divBdr>
            </w:div>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 w:id="283466298">
          <w:marLeft w:val="0"/>
          <w:marRight w:val="0"/>
          <w:marTop w:val="0"/>
          <w:marBottom w:val="0"/>
          <w:divBdr>
            <w:top w:val="none" w:sz="0" w:space="0" w:color="auto"/>
            <w:left w:val="none" w:sz="0" w:space="0" w:color="auto"/>
            <w:bottom w:val="none" w:sz="0" w:space="0" w:color="auto"/>
            <w:right w:val="none" w:sz="0" w:space="0" w:color="auto"/>
          </w:divBdr>
        </w:div>
        <w:div w:id="942952346">
          <w:marLeft w:val="0"/>
          <w:marRight w:val="0"/>
          <w:marTop w:val="0"/>
          <w:marBottom w:val="0"/>
          <w:divBdr>
            <w:top w:val="none" w:sz="0" w:space="0" w:color="auto"/>
            <w:left w:val="none" w:sz="0" w:space="0" w:color="auto"/>
            <w:bottom w:val="none" w:sz="0" w:space="0" w:color="auto"/>
            <w:right w:val="none" w:sz="0" w:space="0" w:color="auto"/>
          </w:divBdr>
        </w:div>
        <w:div w:id="954558506">
          <w:marLeft w:val="0"/>
          <w:marRight w:val="0"/>
          <w:marTop w:val="0"/>
          <w:marBottom w:val="0"/>
          <w:divBdr>
            <w:top w:val="none" w:sz="0" w:space="0" w:color="auto"/>
            <w:left w:val="none" w:sz="0" w:space="0" w:color="auto"/>
            <w:bottom w:val="none" w:sz="0" w:space="0" w:color="auto"/>
            <w:right w:val="none" w:sz="0" w:space="0" w:color="auto"/>
          </w:divBdr>
        </w:div>
        <w:div w:id="999698478">
          <w:marLeft w:val="0"/>
          <w:marRight w:val="0"/>
          <w:marTop w:val="0"/>
          <w:marBottom w:val="0"/>
          <w:divBdr>
            <w:top w:val="none" w:sz="0" w:space="0" w:color="auto"/>
            <w:left w:val="none" w:sz="0" w:space="0" w:color="auto"/>
            <w:bottom w:val="none" w:sz="0" w:space="0" w:color="auto"/>
            <w:right w:val="none" w:sz="0" w:space="0" w:color="auto"/>
          </w:divBdr>
        </w:div>
        <w:div w:id="1065950657">
          <w:marLeft w:val="0"/>
          <w:marRight w:val="0"/>
          <w:marTop w:val="0"/>
          <w:marBottom w:val="0"/>
          <w:divBdr>
            <w:top w:val="none" w:sz="0" w:space="0" w:color="auto"/>
            <w:left w:val="none" w:sz="0" w:space="0" w:color="auto"/>
            <w:bottom w:val="none" w:sz="0" w:space="0" w:color="auto"/>
            <w:right w:val="none" w:sz="0" w:space="0" w:color="auto"/>
          </w:divBdr>
        </w:div>
        <w:div w:id="1242258640">
          <w:marLeft w:val="0"/>
          <w:marRight w:val="0"/>
          <w:marTop w:val="0"/>
          <w:marBottom w:val="0"/>
          <w:divBdr>
            <w:top w:val="none" w:sz="0" w:space="0" w:color="auto"/>
            <w:left w:val="none" w:sz="0" w:space="0" w:color="auto"/>
            <w:bottom w:val="none" w:sz="0" w:space="0" w:color="auto"/>
            <w:right w:val="none" w:sz="0" w:space="0" w:color="auto"/>
          </w:divBdr>
        </w:div>
        <w:div w:id="1547796233">
          <w:marLeft w:val="0"/>
          <w:marRight w:val="0"/>
          <w:marTop w:val="0"/>
          <w:marBottom w:val="0"/>
          <w:divBdr>
            <w:top w:val="none" w:sz="0" w:space="0" w:color="auto"/>
            <w:left w:val="none" w:sz="0" w:space="0" w:color="auto"/>
            <w:bottom w:val="none" w:sz="0" w:space="0" w:color="auto"/>
            <w:right w:val="none" w:sz="0" w:space="0" w:color="auto"/>
          </w:divBdr>
        </w:div>
        <w:div w:id="1895041613">
          <w:marLeft w:val="0"/>
          <w:marRight w:val="0"/>
          <w:marTop w:val="0"/>
          <w:marBottom w:val="0"/>
          <w:divBdr>
            <w:top w:val="none" w:sz="0" w:space="0" w:color="auto"/>
            <w:left w:val="none" w:sz="0" w:space="0" w:color="auto"/>
            <w:bottom w:val="none" w:sz="0" w:space="0" w:color="auto"/>
            <w:right w:val="none" w:sz="0" w:space="0" w:color="auto"/>
          </w:divBdr>
        </w:div>
        <w:div w:id="1972520206">
          <w:marLeft w:val="0"/>
          <w:marRight w:val="0"/>
          <w:marTop w:val="0"/>
          <w:marBottom w:val="0"/>
          <w:divBdr>
            <w:top w:val="none" w:sz="0" w:space="0" w:color="auto"/>
            <w:left w:val="none" w:sz="0" w:space="0" w:color="auto"/>
            <w:bottom w:val="none" w:sz="0" w:space="0" w:color="auto"/>
            <w:right w:val="none" w:sz="0" w:space="0" w:color="auto"/>
          </w:divBdr>
        </w:div>
        <w:div w:id="2140762728">
          <w:marLeft w:val="0"/>
          <w:marRight w:val="0"/>
          <w:marTop w:val="0"/>
          <w:marBottom w:val="0"/>
          <w:divBdr>
            <w:top w:val="none" w:sz="0" w:space="0" w:color="auto"/>
            <w:left w:val="none" w:sz="0" w:space="0" w:color="auto"/>
            <w:bottom w:val="none" w:sz="0" w:space="0" w:color="auto"/>
            <w:right w:val="none" w:sz="0" w:space="0" w:color="auto"/>
          </w:divBdr>
        </w:div>
      </w:divsChild>
    </w:div>
    <w:div w:id="665523569">
      <w:bodyDiv w:val="1"/>
      <w:marLeft w:val="0"/>
      <w:marRight w:val="0"/>
      <w:marTop w:val="0"/>
      <w:marBottom w:val="0"/>
      <w:divBdr>
        <w:top w:val="none" w:sz="0" w:space="0" w:color="auto"/>
        <w:left w:val="none" w:sz="0" w:space="0" w:color="auto"/>
        <w:bottom w:val="none" w:sz="0" w:space="0" w:color="auto"/>
        <w:right w:val="none" w:sz="0" w:space="0" w:color="auto"/>
      </w:divBdr>
    </w:div>
    <w:div w:id="685136389">
      <w:bodyDiv w:val="1"/>
      <w:marLeft w:val="0"/>
      <w:marRight w:val="0"/>
      <w:marTop w:val="0"/>
      <w:marBottom w:val="0"/>
      <w:divBdr>
        <w:top w:val="none" w:sz="0" w:space="0" w:color="auto"/>
        <w:left w:val="none" w:sz="0" w:space="0" w:color="auto"/>
        <w:bottom w:val="none" w:sz="0" w:space="0" w:color="auto"/>
        <w:right w:val="none" w:sz="0" w:space="0" w:color="auto"/>
      </w:divBdr>
    </w:div>
    <w:div w:id="691225237">
      <w:bodyDiv w:val="1"/>
      <w:marLeft w:val="0"/>
      <w:marRight w:val="0"/>
      <w:marTop w:val="0"/>
      <w:marBottom w:val="0"/>
      <w:divBdr>
        <w:top w:val="none" w:sz="0" w:space="0" w:color="auto"/>
        <w:left w:val="none" w:sz="0" w:space="0" w:color="auto"/>
        <w:bottom w:val="none" w:sz="0" w:space="0" w:color="auto"/>
        <w:right w:val="none" w:sz="0" w:space="0" w:color="auto"/>
      </w:divBdr>
    </w:div>
    <w:div w:id="768894734">
      <w:bodyDiv w:val="1"/>
      <w:marLeft w:val="0"/>
      <w:marRight w:val="0"/>
      <w:marTop w:val="0"/>
      <w:marBottom w:val="0"/>
      <w:divBdr>
        <w:top w:val="none" w:sz="0" w:space="0" w:color="auto"/>
        <w:left w:val="none" w:sz="0" w:space="0" w:color="auto"/>
        <w:bottom w:val="none" w:sz="0" w:space="0" w:color="auto"/>
        <w:right w:val="none" w:sz="0" w:space="0" w:color="auto"/>
      </w:divBdr>
    </w:div>
    <w:div w:id="772286177">
      <w:bodyDiv w:val="1"/>
      <w:marLeft w:val="0"/>
      <w:marRight w:val="0"/>
      <w:marTop w:val="0"/>
      <w:marBottom w:val="0"/>
      <w:divBdr>
        <w:top w:val="none" w:sz="0" w:space="0" w:color="auto"/>
        <w:left w:val="none" w:sz="0" w:space="0" w:color="auto"/>
        <w:bottom w:val="none" w:sz="0" w:space="0" w:color="auto"/>
        <w:right w:val="none" w:sz="0" w:space="0" w:color="auto"/>
      </w:divBdr>
    </w:div>
    <w:div w:id="823089597">
      <w:bodyDiv w:val="1"/>
      <w:marLeft w:val="0"/>
      <w:marRight w:val="0"/>
      <w:marTop w:val="0"/>
      <w:marBottom w:val="0"/>
      <w:divBdr>
        <w:top w:val="none" w:sz="0" w:space="0" w:color="auto"/>
        <w:left w:val="none" w:sz="0" w:space="0" w:color="auto"/>
        <w:bottom w:val="none" w:sz="0" w:space="0" w:color="auto"/>
        <w:right w:val="none" w:sz="0" w:space="0" w:color="auto"/>
      </w:divBdr>
      <w:divsChild>
        <w:div w:id="296448312">
          <w:marLeft w:val="0"/>
          <w:marRight w:val="0"/>
          <w:marTop w:val="0"/>
          <w:marBottom w:val="0"/>
          <w:divBdr>
            <w:top w:val="none" w:sz="0" w:space="0" w:color="auto"/>
            <w:left w:val="none" w:sz="0" w:space="0" w:color="auto"/>
            <w:bottom w:val="none" w:sz="0" w:space="0" w:color="auto"/>
            <w:right w:val="none" w:sz="0" w:space="0" w:color="auto"/>
          </w:divBdr>
        </w:div>
        <w:div w:id="316034519">
          <w:marLeft w:val="0"/>
          <w:marRight w:val="0"/>
          <w:marTop w:val="0"/>
          <w:marBottom w:val="0"/>
          <w:divBdr>
            <w:top w:val="none" w:sz="0" w:space="0" w:color="auto"/>
            <w:left w:val="none" w:sz="0" w:space="0" w:color="auto"/>
            <w:bottom w:val="none" w:sz="0" w:space="0" w:color="auto"/>
            <w:right w:val="none" w:sz="0" w:space="0" w:color="auto"/>
          </w:divBdr>
        </w:div>
        <w:div w:id="409276796">
          <w:marLeft w:val="0"/>
          <w:marRight w:val="0"/>
          <w:marTop w:val="0"/>
          <w:marBottom w:val="0"/>
          <w:divBdr>
            <w:top w:val="none" w:sz="0" w:space="0" w:color="auto"/>
            <w:left w:val="none" w:sz="0" w:space="0" w:color="auto"/>
            <w:bottom w:val="none" w:sz="0" w:space="0" w:color="auto"/>
            <w:right w:val="none" w:sz="0" w:space="0" w:color="auto"/>
          </w:divBdr>
        </w:div>
        <w:div w:id="528033009">
          <w:marLeft w:val="0"/>
          <w:marRight w:val="0"/>
          <w:marTop w:val="0"/>
          <w:marBottom w:val="0"/>
          <w:divBdr>
            <w:top w:val="none" w:sz="0" w:space="0" w:color="auto"/>
            <w:left w:val="none" w:sz="0" w:space="0" w:color="auto"/>
            <w:bottom w:val="none" w:sz="0" w:space="0" w:color="auto"/>
            <w:right w:val="none" w:sz="0" w:space="0" w:color="auto"/>
          </w:divBdr>
        </w:div>
        <w:div w:id="549146882">
          <w:marLeft w:val="0"/>
          <w:marRight w:val="0"/>
          <w:marTop w:val="0"/>
          <w:marBottom w:val="0"/>
          <w:divBdr>
            <w:top w:val="none" w:sz="0" w:space="0" w:color="auto"/>
            <w:left w:val="none" w:sz="0" w:space="0" w:color="auto"/>
            <w:bottom w:val="none" w:sz="0" w:space="0" w:color="auto"/>
            <w:right w:val="none" w:sz="0" w:space="0" w:color="auto"/>
          </w:divBdr>
        </w:div>
        <w:div w:id="566454346">
          <w:marLeft w:val="0"/>
          <w:marRight w:val="0"/>
          <w:marTop w:val="0"/>
          <w:marBottom w:val="0"/>
          <w:divBdr>
            <w:top w:val="none" w:sz="0" w:space="0" w:color="auto"/>
            <w:left w:val="none" w:sz="0" w:space="0" w:color="auto"/>
            <w:bottom w:val="none" w:sz="0" w:space="0" w:color="auto"/>
            <w:right w:val="none" w:sz="0" w:space="0" w:color="auto"/>
          </w:divBdr>
        </w:div>
        <w:div w:id="746345711">
          <w:marLeft w:val="0"/>
          <w:marRight w:val="0"/>
          <w:marTop w:val="0"/>
          <w:marBottom w:val="0"/>
          <w:divBdr>
            <w:top w:val="none" w:sz="0" w:space="0" w:color="auto"/>
            <w:left w:val="none" w:sz="0" w:space="0" w:color="auto"/>
            <w:bottom w:val="none" w:sz="0" w:space="0" w:color="auto"/>
            <w:right w:val="none" w:sz="0" w:space="0" w:color="auto"/>
          </w:divBdr>
        </w:div>
        <w:div w:id="808018981">
          <w:marLeft w:val="0"/>
          <w:marRight w:val="0"/>
          <w:marTop w:val="0"/>
          <w:marBottom w:val="0"/>
          <w:divBdr>
            <w:top w:val="none" w:sz="0" w:space="0" w:color="auto"/>
            <w:left w:val="none" w:sz="0" w:space="0" w:color="auto"/>
            <w:bottom w:val="none" w:sz="0" w:space="0" w:color="auto"/>
            <w:right w:val="none" w:sz="0" w:space="0" w:color="auto"/>
          </w:divBdr>
        </w:div>
        <w:div w:id="809328931">
          <w:marLeft w:val="0"/>
          <w:marRight w:val="0"/>
          <w:marTop w:val="0"/>
          <w:marBottom w:val="0"/>
          <w:divBdr>
            <w:top w:val="none" w:sz="0" w:space="0" w:color="auto"/>
            <w:left w:val="none" w:sz="0" w:space="0" w:color="auto"/>
            <w:bottom w:val="none" w:sz="0" w:space="0" w:color="auto"/>
            <w:right w:val="none" w:sz="0" w:space="0" w:color="auto"/>
          </w:divBdr>
        </w:div>
        <w:div w:id="846792841">
          <w:marLeft w:val="0"/>
          <w:marRight w:val="0"/>
          <w:marTop w:val="0"/>
          <w:marBottom w:val="0"/>
          <w:divBdr>
            <w:top w:val="none" w:sz="0" w:space="0" w:color="auto"/>
            <w:left w:val="none" w:sz="0" w:space="0" w:color="auto"/>
            <w:bottom w:val="none" w:sz="0" w:space="0" w:color="auto"/>
            <w:right w:val="none" w:sz="0" w:space="0" w:color="auto"/>
          </w:divBdr>
        </w:div>
        <w:div w:id="919174114">
          <w:marLeft w:val="0"/>
          <w:marRight w:val="0"/>
          <w:marTop w:val="0"/>
          <w:marBottom w:val="0"/>
          <w:divBdr>
            <w:top w:val="none" w:sz="0" w:space="0" w:color="auto"/>
            <w:left w:val="none" w:sz="0" w:space="0" w:color="auto"/>
            <w:bottom w:val="none" w:sz="0" w:space="0" w:color="auto"/>
            <w:right w:val="none" w:sz="0" w:space="0" w:color="auto"/>
          </w:divBdr>
        </w:div>
        <w:div w:id="953831565">
          <w:marLeft w:val="0"/>
          <w:marRight w:val="0"/>
          <w:marTop w:val="0"/>
          <w:marBottom w:val="0"/>
          <w:divBdr>
            <w:top w:val="none" w:sz="0" w:space="0" w:color="auto"/>
            <w:left w:val="none" w:sz="0" w:space="0" w:color="auto"/>
            <w:bottom w:val="none" w:sz="0" w:space="0" w:color="auto"/>
            <w:right w:val="none" w:sz="0" w:space="0" w:color="auto"/>
          </w:divBdr>
        </w:div>
        <w:div w:id="968054411">
          <w:marLeft w:val="0"/>
          <w:marRight w:val="0"/>
          <w:marTop w:val="0"/>
          <w:marBottom w:val="0"/>
          <w:divBdr>
            <w:top w:val="none" w:sz="0" w:space="0" w:color="auto"/>
            <w:left w:val="none" w:sz="0" w:space="0" w:color="auto"/>
            <w:bottom w:val="none" w:sz="0" w:space="0" w:color="auto"/>
            <w:right w:val="none" w:sz="0" w:space="0" w:color="auto"/>
          </w:divBdr>
        </w:div>
        <w:div w:id="977536543">
          <w:marLeft w:val="0"/>
          <w:marRight w:val="0"/>
          <w:marTop w:val="0"/>
          <w:marBottom w:val="0"/>
          <w:divBdr>
            <w:top w:val="none" w:sz="0" w:space="0" w:color="auto"/>
            <w:left w:val="none" w:sz="0" w:space="0" w:color="auto"/>
            <w:bottom w:val="none" w:sz="0" w:space="0" w:color="auto"/>
            <w:right w:val="none" w:sz="0" w:space="0" w:color="auto"/>
          </w:divBdr>
        </w:div>
        <w:div w:id="1224221242">
          <w:marLeft w:val="0"/>
          <w:marRight w:val="0"/>
          <w:marTop w:val="0"/>
          <w:marBottom w:val="0"/>
          <w:divBdr>
            <w:top w:val="none" w:sz="0" w:space="0" w:color="auto"/>
            <w:left w:val="none" w:sz="0" w:space="0" w:color="auto"/>
            <w:bottom w:val="none" w:sz="0" w:space="0" w:color="auto"/>
            <w:right w:val="none" w:sz="0" w:space="0" w:color="auto"/>
          </w:divBdr>
        </w:div>
        <w:div w:id="1278175160">
          <w:marLeft w:val="0"/>
          <w:marRight w:val="0"/>
          <w:marTop w:val="0"/>
          <w:marBottom w:val="0"/>
          <w:divBdr>
            <w:top w:val="none" w:sz="0" w:space="0" w:color="auto"/>
            <w:left w:val="none" w:sz="0" w:space="0" w:color="auto"/>
            <w:bottom w:val="none" w:sz="0" w:space="0" w:color="auto"/>
            <w:right w:val="none" w:sz="0" w:space="0" w:color="auto"/>
          </w:divBdr>
        </w:div>
        <w:div w:id="1391884758">
          <w:marLeft w:val="0"/>
          <w:marRight w:val="0"/>
          <w:marTop w:val="0"/>
          <w:marBottom w:val="0"/>
          <w:divBdr>
            <w:top w:val="none" w:sz="0" w:space="0" w:color="auto"/>
            <w:left w:val="none" w:sz="0" w:space="0" w:color="auto"/>
            <w:bottom w:val="none" w:sz="0" w:space="0" w:color="auto"/>
            <w:right w:val="none" w:sz="0" w:space="0" w:color="auto"/>
          </w:divBdr>
        </w:div>
        <w:div w:id="1421172739">
          <w:marLeft w:val="0"/>
          <w:marRight w:val="0"/>
          <w:marTop w:val="0"/>
          <w:marBottom w:val="0"/>
          <w:divBdr>
            <w:top w:val="none" w:sz="0" w:space="0" w:color="auto"/>
            <w:left w:val="none" w:sz="0" w:space="0" w:color="auto"/>
            <w:bottom w:val="none" w:sz="0" w:space="0" w:color="auto"/>
            <w:right w:val="none" w:sz="0" w:space="0" w:color="auto"/>
          </w:divBdr>
        </w:div>
        <w:div w:id="1581022761">
          <w:marLeft w:val="0"/>
          <w:marRight w:val="0"/>
          <w:marTop w:val="0"/>
          <w:marBottom w:val="0"/>
          <w:divBdr>
            <w:top w:val="none" w:sz="0" w:space="0" w:color="auto"/>
            <w:left w:val="none" w:sz="0" w:space="0" w:color="auto"/>
            <w:bottom w:val="none" w:sz="0" w:space="0" w:color="auto"/>
            <w:right w:val="none" w:sz="0" w:space="0" w:color="auto"/>
          </w:divBdr>
        </w:div>
        <w:div w:id="1710647269">
          <w:marLeft w:val="0"/>
          <w:marRight w:val="0"/>
          <w:marTop w:val="0"/>
          <w:marBottom w:val="0"/>
          <w:divBdr>
            <w:top w:val="none" w:sz="0" w:space="0" w:color="auto"/>
            <w:left w:val="none" w:sz="0" w:space="0" w:color="auto"/>
            <w:bottom w:val="none" w:sz="0" w:space="0" w:color="auto"/>
            <w:right w:val="none" w:sz="0" w:space="0" w:color="auto"/>
          </w:divBdr>
        </w:div>
        <w:div w:id="1815217710">
          <w:marLeft w:val="0"/>
          <w:marRight w:val="0"/>
          <w:marTop w:val="0"/>
          <w:marBottom w:val="0"/>
          <w:divBdr>
            <w:top w:val="none" w:sz="0" w:space="0" w:color="auto"/>
            <w:left w:val="none" w:sz="0" w:space="0" w:color="auto"/>
            <w:bottom w:val="none" w:sz="0" w:space="0" w:color="auto"/>
            <w:right w:val="none" w:sz="0" w:space="0" w:color="auto"/>
          </w:divBdr>
        </w:div>
        <w:div w:id="1867795189">
          <w:marLeft w:val="0"/>
          <w:marRight w:val="0"/>
          <w:marTop w:val="0"/>
          <w:marBottom w:val="0"/>
          <w:divBdr>
            <w:top w:val="none" w:sz="0" w:space="0" w:color="auto"/>
            <w:left w:val="none" w:sz="0" w:space="0" w:color="auto"/>
            <w:bottom w:val="none" w:sz="0" w:space="0" w:color="auto"/>
            <w:right w:val="none" w:sz="0" w:space="0" w:color="auto"/>
          </w:divBdr>
        </w:div>
        <w:div w:id="1946568920">
          <w:marLeft w:val="0"/>
          <w:marRight w:val="0"/>
          <w:marTop w:val="0"/>
          <w:marBottom w:val="0"/>
          <w:divBdr>
            <w:top w:val="none" w:sz="0" w:space="0" w:color="auto"/>
            <w:left w:val="none" w:sz="0" w:space="0" w:color="auto"/>
            <w:bottom w:val="none" w:sz="0" w:space="0" w:color="auto"/>
            <w:right w:val="none" w:sz="0" w:space="0" w:color="auto"/>
          </w:divBdr>
        </w:div>
        <w:div w:id="1990017810">
          <w:marLeft w:val="0"/>
          <w:marRight w:val="0"/>
          <w:marTop w:val="0"/>
          <w:marBottom w:val="0"/>
          <w:divBdr>
            <w:top w:val="none" w:sz="0" w:space="0" w:color="auto"/>
            <w:left w:val="none" w:sz="0" w:space="0" w:color="auto"/>
            <w:bottom w:val="none" w:sz="0" w:space="0" w:color="auto"/>
            <w:right w:val="none" w:sz="0" w:space="0" w:color="auto"/>
          </w:divBdr>
        </w:div>
        <w:div w:id="2053723222">
          <w:marLeft w:val="0"/>
          <w:marRight w:val="0"/>
          <w:marTop w:val="0"/>
          <w:marBottom w:val="0"/>
          <w:divBdr>
            <w:top w:val="none" w:sz="0" w:space="0" w:color="auto"/>
            <w:left w:val="none" w:sz="0" w:space="0" w:color="auto"/>
            <w:bottom w:val="none" w:sz="0" w:space="0" w:color="auto"/>
            <w:right w:val="none" w:sz="0" w:space="0" w:color="auto"/>
          </w:divBdr>
        </w:div>
        <w:div w:id="207828730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2119831964">
          <w:marLeft w:val="0"/>
          <w:marRight w:val="0"/>
          <w:marTop w:val="0"/>
          <w:marBottom w:val="0"/>
          <w:divBdr>
            <w:top w:val="none" w:sz="0" w:space="0" w:color="auto"/>
            <w:left w:val="none" w:sz="0" w:space="0" w:color="auto"/>
            <w:bottom w:val="none" w:sz="0" w:space="0" w:color="auto"/>
            <w:right w:val="none" w:sz="0" w:space="0" w:color="auto"/>
          </w:divBdr>
        </w:div>
      </w:divsChild>
    </w:div>
    <w:div w:id="871452855">
      <w:bodyDiv w:val="1"/>
      <w:marLeft w:val="0"/>
      <w:marRight w:val="0"/>
      <w:marTop w:val="0"/>
      <w:marBottom w:val="0"/>
      <w:divBdr>
        <w:top w:val="none" w:sz="0" w:space="0" w:color="auto"/>
        <w:left w:val="none" w:sz="0" w:space="0" w:color="auto"/>
        <w:bottom w:val="none" w:sz="0" w:space="0" w:color="auto"/>
        <w:right w:val="none" w:sz="0" w:space="0" w:color="auto"/>
      </w:divBdr>
    </w:div>
    <w:div w:id="881136821">
      <w:bodyDiv w:val="1"/>
      <w:marLeft w:val="0"/>
      <w:marRight w:val="0"/>
      <w:marTop w:val="0"/>
      <w:marBottom w:val="0"/>
      <w:divBdr>
        <w:top w:val="none" w:sz="0" w:space="0" w:color="auto"/>
        <w:left w:val="none" w:sz="0" w:space="0" w:color="auto"/>
        <w:bottom w:val="none" w:sz="0" w:space="0" w:color="auto"/>
        <w:right w:val="none" w:sz="0" w:space="0" w:color="auto"/>
      </w:divBdr>
    </w:div>
    <w:div w:id="934945881">
      <w:bodyDiv w:val="1"/>
      <w:marLeft w:val="0"/>
      <w:marRight w:val="0"/>
      <w:marTop w:val="0"/>
      <w:marBottom w:val="0"/>
      <w:divBdr>
        <w:top w:val="none" w:sz="0" w:space="0" w:color="auto"/>
        <w:left w:val="none" w:sz="0" w:space="0" w:color="auto"/>
        <w:bottom w:val="none" w:sz="0" w:space="0" w:color="auto"/>
        <w:right w:val="none" w:sz="0" w:space="0" w:color="auto"/>
      </w:divBdr>
      <w:divsChild>
        <w:div w:id="911163718">
          <w:marLeft w:val="0"/>
          <w:marRight w:val="0"/>
          <w:marTop w:val="0"/>
          <w:marBottom w:val="0"/>
          <w:divBdr>
            <w:top w:val="none" w:sz="0" w:space="0" w:color="auto"/>
            <w:left w:val="none" w:sz="0" w:space="0" w:color="auto"/>
            <w:bottom w:val="none" w:sz="0" w:space="0" w:color="auto"/>
            <w:right w:val="none" w:sz="0" w:space="0" w:color="auto"/>
          </w:divBdr>
        </w:div>
      </w:divsChild>
    </w:div>
    <w:div w:id="938835345">
      <w:bodyDiv w:val="1"/>
      <w:marLeft w:val="0"/>
      <w:marRight w:val="0"/>
      <w:marTop w:val="0"/>
      <w:marBottom w:val="0"/>
      <w:divBdr>
        <w:top w:val="none" w:sz="0" w:space="0" w:color="auto"/>
        <w:left w:val="none" w:sz="0" w:space="0" w:color="auto"/>
        <w:bottom w:val="none" w:sz="0" w:space="0" w:color="auto"/>
        <w:right w:val="none" w:sz="0" w:space="0" w:color="auto"/>
      </w:divBdr>
      <w:divsChild>
        <w:div w:id="323439670">
          <w:marLeft w:val="0"/>
          <w:marRight w:val="0"/>
          <w:marTop w:val="0"/>
          <w:marBottom w:val="0"/>
          <w:divBdr>
            <w:top w:val="none" w:sz="0" w:space="0" w:color="auto"/>
            <w:left w:val="none" w:sz="0" w:space="0" w:color="auto"/>
            <w:bottom w:val="none" w:sz="0" w:space="0" w:color="auto"/>
            <w:right w:val="none" w:sz="0" w:space="0" w:color="auto"/>
          </w:divBdr>
        </w:div>
        <w:div w:id="1515656315">
          <w:marLeft w:val="0"/>
          <w:marRight w:val="0"/>
          <w:marTop w:val="0"/>
          <w:marBottom w:val="0"/>
          <w:divBdr>
            <w:top w:val="none" w:sz="0" w:space="0" w:color="auto"/>
            <w:left w:val="none" w:sz="0" w:space="0" w:color="auto"/>
            <w:bottom w:val="none" w:sz="0" w:space="0" w:color="auto"/>
            <w:right w:val="none" w:sz="0" w:space="0" w:color="auto"/>
          </w:divBdr>
        </w:div>
      </w:divsChild>
    </w:div>
    <w:div w:id="960495766">
      <w:bodyDiv w:val="1"/>
      <w:marLeft w:val="0"/>
      <w:marRight w:val="0"/>
      <w:marTop w:val="0"/>
      <w:marBottom w:val="0"/>
      <w:divBdr>
        <w:top w:val="none" w:sz="0" w:space="0" w:color="auto"/>
        <w:left w:val="none" w:sz="0" w:space="0" w:color="auto"/>
        <w:bottom w:val="none" w:sz="0" w:space="0" w:color="auto"/>
        <w:right w:val="none" w:sz="0" w:space="0" w:color="auto"/>
      </w:divBdr>
    </w:div>
    <w:div w:id="994644704">
      <w:bodyDiv w:val="1"/>
      <w:marLeft w:val="0"/>
      <w:marRight w:val="0"/>
      <w:marTop w:val="0"/>
      <w:marBottom w:val="0"/>
      <w:divBdr>
        <w:top w:val="none" w:sz="0" w:space="0" w:color="auto"/>
        <w:left w:val="none" w:sz="0" w:space="0" w:color="auto"/>
        <w:bottom w:val="none" w:sz="0" w:space="0" w:color="auto"/>
        <w:right w:val="none" w:sz="0" w:space="0" w:color="auto"/>
      </w:divBdr>
    </w:div>
    <w:div w:id="1004895295">
      <w:bodyDiv w:val="1"/>
      <w:marLeft w:val="0"/>
      <w:marRight w:val="0"/>
      <w:marTop w:val="0"/>
      <w:marBottom w:val="0"/>
      <w:divBdr>
        <w:top w:val="none" w:sz="0" w:space="0" w:color="auto"/>
        <w:left w:val="none" w:sz="0" w:space="0" w:color="auto"/>
        <w:bottom w:val="none" w:sz="0" w:space="0" w:color="auto"/>
        <w:right w:val="none" w:sz="0" w:space="0" w:color="auto"/>
      </w:divBdr>
    </w:div>
    <w:div w:id="1057823424">
      <w:bodyDiv w:val="1"/>
      <w:marLeft w:val="0"/>
      <w:marRight w:val="0"/>
      <w:marTop w:val="0"/>
      <w:marBottom w:val="0"/>
      <w:divBdr>
        <w:top w:val="none" w:sz="0" w:space="0" w:color="auto"/>
        <w:left w:val="none" w:sz="0" w:space="0" w:color="auto"/>
        <w:bottom w:val="none" w:sz="0" w:space="0" w:color="auto"/>
        <w:right w:val="none" w:sz="0" w:space="0" w:color="auto"/>
      </w:divBdr>
      <w:divsChild>
        <w:div w:id="67727238">
          <w:marLeft w:val="0"/>
          <w:marRight w:val="0"/>
          <w:marTop w:val="0"/>
          <w:marBottom w:val="0"/>
          <w:divBdr>
            <w:top w:val="none" w:sz="0" w:space="0" w:color="auto"/>
            <w:left w:val="none" w:sz="0" w:space="0" w:color="auto"/>
            <w:bottom w:val="none" w:sz="0" w:space="0" w:color="auto"/>
            <w:right w:val="none" w:sz="0" w:space="0" w:color="auto"/>
          </w:divBdr>
        </w:div>
        <w:div w:id="83572291">
          <w:marLeft w:val="0"/>
          <w:marRight w:val="0"/>
          <w:marTop w:val="0"/>
          <w:marBottom w:val="0"/>
          <w:divBdr>
            <w:top w:val="none" w:sz="0" w:space="0" w:color="auto"/>
            <w:left w:val="none" w:sz="0" w:space="0" w:color="auto"/>
            <w:bottom w:val="none" w:sz="0" w:space="0" w:color="auto"/>
            <w:right w:val="none" w:sz="0" w:space="0" w:color="auto"/>
          </w:divBdr>
        </w:div>
        <w:div w:id="175581710">
          <w:marLeft w:val="0"/>
          <w:marRight w:val="0"/>
          <w:marTop w:val="0"/>
          <w:marBottom w:val="0"/>
          <w:divBdr>
            <w:top w:val="none" w:sz="0" w:space="0" w:color="auto"/>
            <w:left w:val="none" w:sz="0" w:space="0" w:color="auto"/>
            <w:bottom w:val="none" w:sz="0" w:space="0" w:color="auto"/>
            <w:right w:val="none" w:sz="0" w:space="0" w:color="auto"/>
          </w:divBdr>
        </w:div>
        <w:div w:id="233704583">
          <w:marLeft w:val="0"/>
          <w:marRight w:val="0"/>
          <w:marTop w:val="0"/>
          <w:marBottom w:val="0"/>
          <w:divBdr>
            <w:top w:val="none" w:sz="0" w:space="0" w:color="auto"/>
            <w:left w:val="none" w:sz="0" w:space="0" w:color="auto"/>
            <w:bottom w:val="none" w:sz="0" w:space="0" w:color="auto"/>
            <w:right w:val="none" w:sz="0" w:space="0" w:color="auto"/>
          </w:divBdr>
        </w:div>
        <w:div w:id="236398589">
          <w:marLeft w:val="0"/>
          <w:marRight w:val="0"/>
          <w:marTop w:val="0"/>
          <w:marBottom w:val="0"/>
          <w:divBdr>
            <w:top w:val="none" w:sz="0" w:space="0" w:color="auto"/>
            <w:left w:val="none" w:sz="0" w:space="0" w:color="auto"/>
            <w:bottom w:val="none" w:sz="0" w:space="0" w:color="auto"/>
            <w:right w:val="none" w:sz="0" w:space="0" w:color="auto"/>
          </w:divBdr>
        </w:div>
        <w:div w:id="298996954">
          <w:marLeft w:val="0"/>
          <w:marRight w:val="0"/>
          <w:marTop w:val="0"/>
          <w:marBottom w:val="0"/>
          <w:divBdr>
            <w:top w:val="none" w:sz="0" w:space="0" w:color="auto"/>
            <w:left w:val="none" w:sz="0" w:space="0" w:color="auto"/>
            <w:bottom w:val="none" w:sz="0" w:space="0" w:color="auto"/>
            <w:right w:val="none" w:sz="0" w:space="0" w:color="auto"/>
          </w:divBdr>
        </w:div>
        <w:div w:id="349185291">
          <w:marLeft w:val="0"/>
          <w:marRight w:val="0"/>
          <w:marTop w:val="0"/>
          <w:marBottom w:val="0"/>
          <w:divBdr>
            <w:top w:val="none" w:sz="0" w:space="0" w:color="auto"/>
            <w:left w:val="none" w:sz="0" w:space="0" w:color="auto"/>
            <w:bottom w:val="none" w:sz="0" w:space="0" w:color="auto"/>
            <w:right w:val="none" w:sz="0" w:space="0" w:color="auto"/>
          </w:divBdr>
        </w:div>
        <w:div w:id="364522859">
          <w:marLeft w:val="0"/>
          <w:marRight w:val="0"/>
          <w:marTop w:val="0"/>
          <w:marBottom w:val="0"/>
          <w:divBdr>
            <w:top w:val="none" w:sz="0" w:space="0" w:color="auto"/>
            <w:left w:val="none" w:sz="0" w:space="0" w:color="auto"/>
            <w:bottom w:val="none" w:sz="0" w:space="0" w:color="auto"/>
            <w:right w:val="none" w:sz="0" w:space="0" w:color="auto"/>
          </w:divBdr>
        </w:div>
        <w:div w:id="381950943">
          <w:marLeft w:val="0"/>
          <w:marRight w:val="0"/>
          <w:marTop w:val="0"/>
          <w:marBottom w:val="0"/>
          <w:divBdr>
            <w:top w:val="none" w:sz="0" w:space="0" w:color="auto"/>
            <w:left w:val="none" w:sz="0" w:space="0" w:color="auto"/>
            <w:bottom w:val="none" w:sz="0" w:space="0" w:color="auto"/>
            <w:right w:val="none" w:sz="0" w:space="0" w:color="auto"/>
          </w:divBdr>
        </w:div>
        <w:div w:id="395008515">
          <w:marLeft w:val="0"/>
          <w:marRight w:val="0"/>
          <w:marTop w:val="0"/>
          <w:marBottom w:val="0"/>
          <w:divBdr>
            <w:top w:val="none" w:sz="0" w:space="0" w:color="auto"/>
            <w:left w:val="none" w:sz="0" w:space="0" w:color="auto"/>
            <w:bottom w:val="none" w:sz="0" w:space="0" w:color="auto"/>
            <w:right w:val="none" w:sz="0" w:space="0" w:color="auto"/>
          </w:divBdr>
        </w:div>
        <w:div w:id="420028029">
          <w:marLeft w:val="0"/>
          <w:marRight w:val="0"/>
          <w:marTop w:val="0"/>
          <w:marBottom w:val="0"/>
          <w:divBdr>
            <w:top w:val="none" w:sz="0" w:space="0" w:color="auto"/>
            <w:left w:val="none" w:sz="0" w:space="0" w:color="auto"/>
            <w:bottom w:val="none" w:sz="0" w:space="0" w:color="auto"/>
            <w:right w:val="none" w:sz="0" w:space="0" w:color="auto"/>
          </w:divBdr>
        </w:div>
        <w:div w:id="441801884">
          <w:marLeft w:val="0"/>
          <w:marRight w:val="0"/>
          <w:marTop w:val="0"/>
          <w:marBottom w:val="0"/>
          <w:divBdr>
            <w:top w:val="none" w:sz="0" w:space="0" w:color="auto"/>
            <w:left w:val="none" w:sz="0" w:space="0" w:color="auto"/>
            <w:bottom w:val="none" w:sz="0" w:space="0" w:color="auto"/>
            <w:right w:val="none" w:sz="0" w:space="0" w:color="auto"/>
          </w:divBdr>
        </w:div>
        <w:div w:id="452754075">
          <w:marLeft w:val="0"/>
          <w:marRight w:val="0"/>
          <w:marTop w:val="0"/>
          <w:marBottom w:val="0"/>
          <w:divBdr>
            <w:top w:val="none" w:sz="0" w:space="0" w:color="auto"/>
            <w:left w:val="none" w:sz="0" w:space="0" w:color="auto"/>
            <w:bottom w:val="none" w:sz="0" w:space="0" w:color="auto"/>
            <w:right w:val="none" w:sz="0" w:space="0" w:color="auto"/>
          </w:divBdr>
        </w:div>
        <w:div w:id="519704195">
          <w:marLeft w:val="0"/>
          <w:marRight w:val="0"/>
          <w:marTop w:val="0"/>
          <w:marBottom w:val="0"/>
          <w:divBdr>
            <w:top w:val="none" w:sz="0" w:space="0" w:color="auto"/>
            <w:left w:val="none" w:sz="0" w:space="0" w:color="auto"/>
            <w:bottom w:val="none" w:sz="0" w:space="0" w:color="auto"/>
            <w:right w:val="none" w:sz="0" w:space="0" w:color="auto"/>
          </w:divBdr>
        </w:div>
        <w:div w:id="543906165">
          <w:marLeft w:val="0"/>
          <w:marRight w:val="0"/>
          <w:marTop w:val="0"/>
          <w:marBottom w:val="0"/>
          <w:divBdr>
            <w:top w:val="none" w:sz="0" w:space="0" w:color="auto"/>
            <w:left w:val="none" w:sz="0" w:space="0" w:color="auto"/>
            <w:bottom w:val="none" w:sz="0" w:space="0" w:color="auto"/>
            <w:right w:val="none" w:sz="0" w:space="0" w:color="auto"/>
          </w:divBdr>
        </w:div>
        <w:div w:id="544754812">
          <w:marLeft w:val="0"/>
          <w:marRight w:val="0"/>
          <w:marTop w:val="0"/>
          <w:marBottom w:val="0"/>
          <w:divBdr>
            <w:top w:val="none" w:sz="0" w:space="0" w:color="auto"/>
            <w:left w:val="none" w:sz="0" w:space="0" w:color="auto"/>
            <w:bottom w:val="none" w:sz="0" w:space="0" w:color="auto"/>
            <w:right w:val="none" w:sz="0" w:space="0" w:color="auto"/>
          </w:divBdr>
        </w:div>
        <w:div w:id="548734428">
          <w:marLeft w:val="0"/>
          <w:marRight w:val="0"/>
          <w:marTop w:val="0"/>
          <w:marBottom w:val="0"/>
          <w:divBdr>
            <w:top w:val="none" w:sz="0" w:space="0" w:color="auto"/>
            <w:left w:val="none" w:sz="0" w:space="0" w:color="auto"/>
            <w:bottom w:val="none" w:sz="0" w:space="0" w:color="auto"/>
            <w:right w:val="none" w:sz="0" w:space="0" w:color="auto"/>
          </w:divBdr>
        </w:div>
        <w:div w:id="592668303">
          <w:marLeft w:val="0"/>
          <w:marRight w:val="0"/>
          <w:marTop w:val="0"/>
          <w:marBottom w:val="0"/>
          <w:divBdr>
            <w:top w:val="none" w:sz="0" w:space="0" w:color="auto"/>
            <w:left w:val="none" w:sz="0" w:space="0" w:color="auto"/>
            <w:bottom w:val="none" w:sz="0" w:space="0" w:color="auto"/>
            <w:right w:val="none" w:sz="0" w:space="0" w:color="auto"/>
          </w:divBdr>
        </w:div>
        <w:div w:id="704795085">
          <w:marLeft w:val="0"/>
          <w:marRight w:val="0"/>
          <w:marTop w:val="0"/>
          <w:marBottom w:val="0"/>
          <w:divBdr>
            <w:top w:val="none" w:sz="0" w:space="0" w:color="auto"/>
            <w:left w:val="none" w:sz="0" w:space="0" w:color="auto"/>
            <w:bottom w:val="none" w:sz="0" w:space="0" w:color="auto"/>
            <w:right w:val="none" w:sz="0" w:space="0" w:color="auto"/>
          </w:divBdr>
        </w:div>
        <w:div w:id="708800211">
          <w:marLeft w:val="0"/>
          <w:marRight w:val="0"/>
          <w:marTop w:val="0"/>
          <w:marBottom w:val="0"/>
          <w:divBdr>
            <w:top w:val="none" w:sz="0" w:space="0" w:color="auto"/>
            <w:left w:val="none" w:sz="0" w:space="0" w:color="auto"/>
            <w:bottom w:val="none" w:sz="0" w:space="0" w:color="auto"/>
            <w:right w:val="none" w:sz="0" w:space="0" w:color="auto"/>
          </w:divBdr>
        </w:div>
        <w:div w:id="764764727">
          <w:marLeft w:val="0"/>
          <w:marRight w:val="0"/>
          <w:marTop w:val="0"/>
          <w:marBottom w:val="0"/>
          <w:divBdr>
            <w:top w:val="none" w:sz="0" w:space="0" w:color="auto"/>
            <w:left w:val="none" w:sz="0" w:space="0" w:color="auto"/>
            <w:bottom w:val="none" w:sz="0" w:space="0" w:color="auto"/>
            <w:right w:val="none" w:sz="0" w:space="0" w:color="auto"/>
          </w:divBdr>
        </w:div>
        <w:div w:id="771777236">
          <w:marLeft w:val="0"/>
          <w:marRight w:val="0"/>
          <w:marTop w:val="0"/>
          <w:marBottom w:val="0"/>
          <w:divBdr>
            <w:top w:val="none" w:sz="0" w:space="0" w:color="auto"/>
            <w:left w:val="none" w:sz="0" w:space="0" w:color="auto"/>
            <w:bottom w:val="none" w:sz="0" w:space="0" w:color="auto"/>
            <w:right w:val="none" w:sz="0" w:space="0" w:color="auto"/>
          </w:divBdr>
        </w:div>
        <w:div w:id="790368741">
          <w:marLeft w:val="0"/>
          <w:marRight w:val="0"/>
          <w:marTop w:val="0"/>
          <w:marBottom w:val="0"/>
          <w:divBdr>
            <w:top w:val="none" w:sz="0" w:space="0" w:color="auto"/>
            <w:left w:val="none" w:sz="0" w:space="0" w:color="auto"/>
            <w:bottom w:val="none" w:sz="0" w:space="0" w:color="auto"/>
            <w:right w:val="none" w:sz="0" w:space="0" w:color="auto"/>
          </w:divBdr>
        </w:div>
        <w:div w:id="812019417">
          <w:marLeft w:val="0"/>
          <w:marRight w:val="0"/>
          <w:marTop w:val="0"/>
          <w:marBottom w:val="0"/>
          <w:divBdr>
            <w:top w:val="none" w:sz="0" w:space="0" w:color="auto"/>
            <w:left w:val="none" w:sz="0" w:space="0" w:color="auto"/>
            <w:bottom w:val="none" w:sz="0" w:space="0" w:color="auto"/>
            <w:right w:val="none" w:sz="0" w:space="0" w:color="auto"/>
          </w:divBdr>
        </w:div>
        <w:div w:id="858591233">
          <w:marLeft w:val="0"/>
          <w:marRight w:val="0"/>
          <w:marTop w:val="0"/>
          <w:marBottom w:val="0"/>
          <w:divBdr>
            <w:top w:val="none" w:sz="0" w:space="0" w:color="auto"/>
            <w:left w:val="none" w:sz="0" w:space="0" w:color="auto"/>
            <w:bottom w:val="none" w:sz="0" w:space="0" w:color="auto"/>
            <w:right w:val="none" w:sz="0" w:space="0" w:color="auto"/>
          </w:divBdr>
        </w:div>
        <w:div w:id="874389971">
          <w:marLeft w:val="0"/>
          <w:marRight w:val="0"/>
          <w:marTop w:val="0"/>
          <w:marBottom w:val="0"/>
          <w:divBdr>
            <w:top w:val="none" w:sz="0" w:space="0" w:color="auto"/>
            <w:left w:val="none" w:sz="0" w:space="0" w:color="auto"/>
            <w:bottom w:val="none" w:sz="0" w:space="0" w:color="auto"/>
            <w:right w:val="none" w:sz="0" w:space="0" w:color="auto"/>
          </w:divBdr>
        </w:div>
        <w:div w:id="898134205">
          <w:marLeft w:val="0"/>
          <w:marRight w:val="0"/>
          <w:marTop w:val="0"/>
          <w:marBottom w:val="0"/>
          <w:divBdr>
            <w:top w:val="none" w:sz="0" w:space="0" w:color="auto"/>
            <w:left w:val="none" w:sz="0" w:space="0" w:color="auto"/>
            <w:bottom w:val="none" w:sz="0" w:space="0" w:color="auto"/>
            <w:right w:val="none" w:sz="0" w:space="0" w:color="auto"/>
          </w:divBdr>
        </w:div>
        <w:div w:id="935092779">
          <w:marLeft w:val="0"/>
          <w:marRight w:val="0"/>
          <w:marTop w:val="0"/>
          <w:marBottom w:val="0"/>
          <w:divBdr>
            <w:top w:val="none" w:sz="0" w:space="0" w:color="auto"/>
            <w:left w:val="none" w:sz="0" w:space="0" w:color="auto"/>
            <w:bottom w:val="none" w:sz="0" w:space="0" w:color="auto"/>
            <w:right w:val="none" w:sz="0" w:space="0" w:color="auto"/>
          </w:divBdr>
        </w:div>
        <w:div w:id="945304552">
          <w:marLeft w:val="0"/>
          <w:marRight w:val="0"/>
          <w:marTop w:val="0"/>
          <w:marBottom w:val="0"/>
          <w:divBdr>
            <w:top w:val="none" w:sz="0" w:space="0" w:color="auto"/>
            <w:left w:val="none" w:sz="0" w:space="0" w:color="auto"/>
            <w:bottom w:val="none" w:sz="0" w:space="0" w:color="auto"/>
            <w:right w:val="none" w:sz="0" w:space="0" w:color="auto"/>
          </w:divBdr>
        </w:div>
        <w:div w:id="1010792191">
          <w:marLeft w:val="0"/>
          <w:marRight w:val="0"/>
          <w:marTop w:val="0"/>
          <w:marBottom w:val="0"/>
          <w:divBdr>
            <w:top w:val="none" w:sz="0" w:space="0" w:color="auto"/>
            <w:left w:val="none" w:sz="0" w:space="0" w:color="auto"/>
            <w:bottom w:val="none" w:sz="0" w:space="0" w:color="auto"/>
            <w:right w:val="none" w:sz="0" w:space="0" w:color="auto"/>
          </w:divBdr>
        </w:div>
        <w:div w:id="1016346039">
          <w:marLeft w:val="0"/>
          <w:marRight w:val="0"/>
          <w:marTop w:val="0"/>
          <w:marBottom w:val="0"/>
          <w:divBdr>
            <w:top w:val="none" w:sz="0" w:space="0" w:color="auto"/>
            <w:left w:val="none" w:sz="0" w:space="0" w:color="auto"/>
            <w:bottom w:val="none" w:sz="0" w:space="0" w:color="auto"/>
            <w:right w:val="none" w:sz="0" w:space="0" w:color="auto"/>
          </w:divBdr>
        </w:div>
        <w:div w:id="1024018381">
          <w:marLeft w:val="0"/>
          <w:marRight w:val="0"/>
          <w:marTop w:val="0"/>
          <w:marBottom w:val="0"/>
          <w:divBdr>
            <w:top w:val="none" w:sz="0" w:space="0" w:color="auto"/>
            <w:left w:val="none" w:sz="0" w:space="0" w:color="auto"/>
            <w:bottom w:val="none" w:sz="0" w:space="0" w:color="auto"/>
            <w:right w:val="none" w:sz="0" w:space="0" w:color="auto"/>
          </w:divBdr>
        </w:div>
        <w:div w:id="1030448158">
          <w:marLeft w:val="0"/>
          <w:marRight w:val="0"/>
          <w:marTop w:val="0"/>
          <w:marBottom w:val="0"/>
          <w:divBdr>
            <w:top w:val="none" w:sz="0" w:space="0" w:color="auto"/>
            <w:left w:val="none" w:sz="0" w:space="0" w:color="auto"/>
            <w:bottom w:val="none" w:sz="0" w:space="0" w:color="auto"/>
            <w:right w:val="none" w:sz="0" w:space="0" w:color="auto"/>
          </w:divBdr>
        </w:div>
        <w:div w:id="1070156145">
          <w:marLeft w:val="0"/>
          <w:marRight w:val="0"/>
          <w:marTop w:val="0"/>
          <w:marBottom w:val="0"/>
          <w:divBdr>
            <w:top w:val="none" w:sz="0" w:space="0" w:color="auto"/>
            <w:left w:val="none" w:sz="0" w:space="0" w:color="auto"/>
            <w:bottom w:val="none" w:sz="0" w:space="0" w:color="auto"/>
            <w:right w:val="none" w:sz="0" w:space="0" w:color="auto"/>
          </w:divBdr>
        </w:div>
        <w:div w:id="1092626359">
          <w:marLeft w:val="0"/>
          <w:marRight w:val="0"/>
          <w:marTop w:val="0"/>
          <w:marBottom w:val="0"/>
          <w:divBdr>
            <w:top w:val="none" w:sz="0" w:space="0" w:color="auto"/>
            <w:left w:val="none" w:sz="0" w:space="0" w:color="auto"/>
            <w:bottom w:val="none" w:sz="0" w:space="0" w:color="auto"/>
            <w:right w:val="none" w:sz="0" w:space="0" w:color="auto"/>
          </w:divBdr>
        </w:div>
        <w:div w:id="1125739320">
          <w:marLeft w:val="0"/>
          <w:marRight w:val="0"/>
          <w:marTop w:val="0"/>
          <w:marBottom w:val="0"/>
          <w:divBdr>
            <w:top w:val="none" w:sz="0" w:space="0" w:color="auto"/>
            <w:left w:val="none" w:sz="0" w:space="0" w:color="auto"/>
            <w:bottom w:val="none" w:sz="0" w:space="0" w:color="auto"/>
            <w:right w:val="none" w:sz="0" w:space="0" w:color="auto"/>
          </w:divBdr>
        </w:div>
        <w:div w:id="1155953638">
          <w:marLeft w:val="0"/>
          <w:marRight w:val="0"/>
          <w:marTop w:val="0"/>
          <w:marBottom w:val="0"/>
          <w:divBdr>
            <w:top w:val="none" w:sz="0" w:space="0" w:color="auto"/>
            <w:left w:val="none" w:sz="0" w:space="0" w:color="auto"/>
            <w:bottom w:val="none" w:sz="0" w:space="0" w:color="auto"/>
            <w:right w:val="none" w:sz="0" w:space="0" w:color="auto"/>
          </w:divBdr>
        </w:div>
        <w:div w:id="1157452857">
          <w:marLeft w:val="0"/>
          <w:marRight w:val="0"/>
          <w:marTop w:val="0"/>
          <w:marBottom w:val="0"/>
          <w:divBdr>
            <w:top w:val="none" w:sz="0" w:space="0" w:color="auto"/>
            <w:left w:val="none" w:sz="0" w:space="0" w:color="auto"/>
            <w:bottom w:val="none" w:sz="0" w:space="0" w:color="auto"/>
            <w:right w:val="none" w:sz="0" w:space="0" w:color="auto"/>
          </w:divBdr>
        </w:div>
        <w:div w:id="1213225095">
          <w:marLeft w:val="0"/>
          <w:marRight w:val="0"/>
          <w:marTop w:val="0"/>
          <w:marBottom w:val="0"/>
          <w:divBdr>
            <w:top w:val="none" w:sz="0" w:space="0" w:color="auto"/>
            <w:left w:val="none" w:sz="0" w:space="0" w:color="auto"/>
            <w:bottom w:val="none" w:sz="0" w:space="0" w:color="auto"/>
            <w:right w:val="none" w:sz="0" w:space="0" w:color="auto"/>
          </w:divBdr>
        </w:div>
        <w:div w:id="1229682707">
          <w:marLeft w:val="0"/>
          <w:marRight w:val="0"/>
          <w:marTop w:val="0"/>
          <w:marBottom w:val="0"/>
          <w:divBdr>
            <w:top w:val="none" w:sz="0" w:space="0" w:color="auto"/>
            <w:left w:val="none" w:sz="0" w:space="0" w:color="auto"/>
            <w:bottom w:val="none" w:sz="0" w:space="0" w:color="auto"/>
            <w:right w:val="none" w:sz="0" w:space="0" w:color="auto"/>
          </w:divBdr>
        </w:div>
        <w:div w:id="1322808978">
          <w:marLeft w:val="0"/>
          <w:marRight w:val="0"/>
          <w:marTop w:val="0"/>
          <w:marBottom w:val="0"/>
          <w:divBdr>
            <w:top w:val="none" w:sz="0" w:space="0" w:color="auto"/>
            <w:left w:val="none" w:sz="0" w:space="0" w:color="auto"/>
            <w:bottom w:val="none" w:sz="0" w:space="0" w:color="auto"/>
            <w:right w:val="none" w:sz="0" w:space="0" w:color="auto"/>
          </w:divBdr>
        </w:div>
        <w:div w:id="1340355498">
          <w:marLeft w:val="0"/>
          <w:marRight w:val="0"/>
          <w:marTop w:val="0"/>
          <w:marBottom w:val="0"/>
          <w:divBdr>
            <w:top w:val="none" w:sz="0" w:space="0" w:color="auto"/>
            <w:left w:val="none" w:sz="0" w:space="0" w:color="auto"/>
            <w:bottom w:val="none" w:sz="0" w:space="0" w:color="auto"/>
            <w:right w:val="none" w:sz="0" w:space="0" w:color="auto"/>
          </w:divBdr>
        </w:div>
        <w:div w:id="1435445631">
          <w:marLeft w:val="0"/>
          <w:marRight w:val="0"/>
          <w:marTop w:val="0"/>
          <w:marBottom w:val="0"/>
          <w:divBdr>
            <w:top w:val="none" w:sz="0" w:space="0" w:color="auto"/>
            <w:left w:val="none" w:sz="0" w:space="0" w:color="auto"/>
            <w:bottom w:val="none" w:sz="0" w:space="0" w:color="auto"/>
            <w:right w:val="none" w:sz="0" w:space="0" w:color="auto"/>
          </w:divBdr>
        </w:div>
        <w:div w:id="1474981349">
          <w:marLeft w:val="0"/>
          <w:marRight w:val="0"/>
          <w:marTop w:val="0"/>
          <w:marBottom w:val="0"/>
          <w:divBdr>
            <w:top w:val="none" w:sz="0" w:space="0" w:color="auto"/>
            <w:left w:val="none" w:sz="0" w:space="0" w:color="auto"/>
            <w:bottom w:val="none" w:sz="0" w:space="0" w:color="auto"/>
            <w:right w:val="none" w:sz="0" w:space="0" w:color="auto"/>
          </w:divBdr>
        </w:div>
        <w:div w:id="1517382938">
          <w:marLeft w:val="0"/>
          <w:marRight w:val="0"/>
          <w:marTop w:val="0"/>
          <w:marBottom w:val="0"/>
          <w:divBdr>
            <w:top w:val="none" w:sz="0" w:space="0" w:color="auto"/>
            <w:left w:val="none" w:sz="0" w:space="0" w:color="auto"/>
            <w:bottom w:val="none" w:sz="0" w:space="0" w:color="auto"/>
            <w:right w:val="none" w:sz="0" w:space="0" w:color="auto"/>
          </w:divBdr>
        </w:div>
        <w:div w:id="1569805603">
          <w:marLeft w:val="0"/>
          <w:marRight w:val="0"/>
          <w:marTop w:val="0"/>
          <w:marBottom w:val="0"/>
          <w:divBdr>
            <w:top w:val="none" w:sz="0" w:space="0" w:color="auto"/>
            <w:left w:val="none" w:sz="0" w:space="0" w:color="auto"/>
            <w:bottom w:val="none" w:sz="0" w:space="0" w:color="auto"/>
            <w:right w:val="none" w:sz="0" w:space="0" w:color="auto"/>
          </w:divBdr>
        </w:div>
        <w:div w:id="1588231542">
          <w:marLeft w:val="0"/>
          <w:marRight w:val="0"/>
          <w:marTop w:val="0"/>
          <w:marBottom w:val="0"/>
          <w:divBdr>
            <w:top w:val="none" w:sz="0" w:space="0" w:color="auto"/>
            <w:left w:val="none" w:sz="0" w:space="0" w:color="auto"/>
            <w:bottom w:val="none" w:sz="0" w:space="0" w:color="auto"/>
            <w:right w:val="none" w:sz="0" w:space="0" w:color="auto"/>
          </w:divBdr>
        </w:div>
        <w:div w:id="1631283538">
          <w:marLeft w:val="0"/>
          <w:marRight w:val="0"/>
          <w:marTop w:val="0"/>
          <w:marBottom w:val="0"/>
          <w:divBdr>
            <w:top w:val="none" w:sz="0" w:space="0" w:color="auto"/>
            <w:left w:val="none" w:sz="0" w:space="0" w:color="auto"/>
            <w:bottom w:val="none" w:sz="0" w:space="0" w:color="auto"/>
            <w:right w:val="none" w:sz="0" w:space="0" w:color="auto"/>
          </w:divBdr>
        </w:div>
        <w:div w:id="1668249083">
          <w:marLeft w:val="0"/>
          <w:marRight w:val="0"/>
          <w:marTop w:val="0"/>
          <w:marBottom w:val="0"/>
          <w:divBdr>
            <w:top w:val="none" w:sz="0" w:space="0" w:color="auto"/>
            <w:left w:val="none" w:sz="0" w:space="0" w:color="auto"/>
            <w:bottom w:val="none" w:sz="0" w:space="0" w:color="auto"/>
            <w:right w:val="none" w:sz="0" w:space="0" w:color="auto"/>
          </w:divBdr>
        </w:div>
        <w:div w:id="1673677682">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688829326">
          <w:marLeft w:val="0"/>
          <w:marRight w:val="0"/>
          <w:marTop w:val="0"/>
          <w:marBottom w:val="0"/>
          <w:divBdr>
            <w:top w:val="none" w:sz="0" w:space="0" w:color="auto"/>
            <w:left w:val="none" w:sz="0" w:space="0" w:color="auto"/>
            <w:bottom w:val="none" w:sz="0" w:space="0" w:color="auto"/>
            <w:right w:val="none" w:sz="0" w:space="0" w:color="auto"/>
          </w:divBdr>
        </w:div>
        <w:div w:id="1707949814">
          <w:marLeft w:val="0"/>
          <w:marRight w:val="0"/>
          <w:marTop w:val="0"/>
          <w:marBottom w:val="0"/>
          <w:divBdr>
            <w:top w:val="none" w:sz="0" w:space="0" w:color="auto"/>
            <w:left w:val="none" w:sz="0" w:space="0" w:color="auto"/>
            <w:bottom w:val="none" w:sz="0" w:space="0" w:color="auto"/>
            <w:right w:val="none" w:sz="0" w:space="0" w:color="auto"/>
          </w:divBdr>
        </w:div>
        <w:div w:id="1758290117">
          <w:marLeft w:val="0"/>
          <w:marRight w:val="0"/>
          <w:marTop w:val="0"/>
          <w:marBottom w:val="0"/>
          <w:divBdr>
            <w:top w:val="none" w:sz="0" w:space="0" w:color="auto"/>
            <w:left w:val="none" w:sz="0" w:space="0" w:color="auto"/>
            <w:bottom w:val="none" w:sz="0" w:space="0" w:color="auto"/>
            <w:right w:val="none" w:sz="0" w:space="0" w:color="auto"/>
          </w:divBdr>
        </w:div>
        <w:div w:id="1774131958">
          <w:marLeft w:val="0"/>
          <w:marRight w:val="0"/>
          <w:marTop w:val="0"/>
          <w:marBottom w:val="0"/>
          <w:divBdr>
            <w:top w:val="none" w:sz="0" w:space="0" w:color="auto"/>
            <w:left w:val="none" w:sz="0" w:space="0" w:color="auto"/>
            <w:bottom w:val="none" w:sz="0" w:space="0" w:color="auto"/>
            <w:right w:val="none" w:sz="0" w:space="0" w:color="auto"/>
          </w:divBdr>
        </w:div>
        <w:div w:id="1830824213">
          <w:marLeft w:val="0"/>
          <w:marRight w:val="0"/>
          <w:marTop w:val="0"/>
          <w:marBottom w:val="0"/>
          <w:divBdr>
            <w:top w:val="none" w:sz="0" w:space="0" w:color="auto"/>
            <w:left w:val="none" w:sz="0" w:space="0" w:color="auto"/>
            <w:bottom w:val="none" w:sz="0" w:space="0" w:color="auto"/>
            <w:right w:val="none" w:sz="0" w:space="0" w:color="auto"/>
          </w:divBdr>
        </w:div>
        <w:div w:id="1837527513">
          <w:marLeft w:val="0"/>
          <w:marRight w:val="0"/>
          <w:marTop w:val="0"/>
          <w:marBottom w:val="0"/>
          <w:divBdr>
            <w:top w:val="none" w:sz="0" w:space="0" w:color="auto"/>
            <w:left w:val="none" w:sz="0" w:space="0" w:color="auto"/>
            <w:bottom w:val="none" w:sz="0" w:space="0" w:color="auto"/>
            <w:right w:val="none" w:sz="0" w:space="0" w:color="auto"/>
          </w:divBdr>
        </w:div>
        <w:div w:id="1870146898">
          <w:marLeft w:val="0"/>
          <w:marRight w:val="0"/>
          <w:marTop w:val="0"/>
          <w:marBottom w:val="0"/>
          <w:divBdr>
            <w:top w:val="none" w:sz="0" w:space="0" w:color="auto"/>
            <w:left w:val="none" w:sz="0" w:space="0" w:color="auto"/>
            <w:bottom w:val="none" w:sz="0" w:space="0" w:color="auto"/>
            <w:right w:val="none" w:sz="0" w:space="0" w:color="auto"/>
          </w:divBdr>
        </w:div>
        <w:div w:id="1895265730">
          <w:marLeft w:val="0"/>
          <w:marRight w:val="0"/>
          <w:marTop w:val="0"/>
          <w:marBottom w:val="0"/>
          <w:divBdr>
            <w:top w:val="none" w:sz="0" w:space="0" w:color="auto"/>
            <w:left w:val="none" w:sz="0" w:space="0" w:color="auto"/>
            <w:bottom w:val="none" w:sz="0" w:space="0" w:color="auto"/>
            <w:right w:val="none" w:sz="0" w:space="0" w:color="auto"/>
          </w:divBdr>
        </w:div>
        <w:div w:id="2019308420">
          <w:marLeft w:val="0"/>
          <w:marRight w:val="0"/>
          <w:marTop w:val="0"/>
          <w:marBottom w:val="0"/>
          <w:divBdr>
            <w:top w:val="none" w:sz="0" w:space="0" w:color="auto"/>
            <w:left w:val="none" w:sz="0" w:space="0" w:color="auto"/>
            <w:bottom w:val="none" w:sz="0" w:space="0" w:color="auto"/>
            <w:right w:val="none" w:sz="0" w:space="0" w:color="auto"/>
          </w:divBdr>
        </w:div>
        <w:div w:id="2029328840">
          <w:marLeft w:val="0"/>
          <w:marRight w:val="0"/>
          <w:marTop w:val="0"/>
          <w:marBottom w:val="0"/>
          <w:divBdr>
            <w:top w:val="none" w:sz="0" w:space="0" w:color="auto"/>
            <w:left w:val="none" w:sz="0" w:space="0" w:color="auto"/>
            <w:bottom w:val="none" w:sz="0" w:space="0" w:color="auto"/>
            <w:right w:val="none" w:sz="0" w:space="0" w:color="auto"/>
          </w:divBdr>
        </w:div>
        <w:div w:id="2073656982">
          <w:marLeft w:val="0"/>
          <w:marRight w:val="0"/>
          <w:marTop w:val="0"/>
          <w:marBottom w:val="0"/>
          <w:divBdr>
            <w:top w:val="none" w:sz="0" w:space="0" w:color="auto"/>
            <w:left w:val="none" w:sz="0" w:space="0" w:color="auto"/>
            <w:bottom w:val="none" w:sz="0" w:space="0" w:color="auto"/>
            <w:right w:val="none" w:sz="0" w:space="0" w:color="auto"/>
          </w:divBdr>
        </w:div>
        <w:div w:id="2091390067">
          <w:marLeft w:val="0"/>
          <w:marRight w:val="0"/>
          <w:marTop w:val="0"/>
          <w:marBottom w:val="0"/>
          <w:divBdr>
            <w:top w:val="none" w:sz="0" w:space="0" w:color="auto"/>
            <w:left w:val="none" w:sz="0" w:space="0" w:color="auto"/>
            <w:bottom w:val="none" w:sz="0" w:space="0" w:color="auto"/>
            <w:right w:val="none" w:sz="0" w:space="0" w:color="auto"/>
          </w:divBdr>
        </w:div>
      </w:divsChild>
    </w:div>
    <w:div w:id="1060128569">
      <w:bodyDiv w:val="1"/>
      <w:marLeft w:val="0"/>
      <w:marRight w:val="0"/>
      <w:marTop w:val="0"/>
      <w:marBottom w:val="0"/>
      <w:divBdr>
        <w:top w:val="none" w:sz="0" w:space="0" w:color="auto"/>
        <w:left w:val="none" w:sz="0" w:space="0" w:color="auto"/>
        <w:bottom w:val="none" w:sz="0" w:space="0" w:color="auto"/>
        <w:right w:val="none" w:sz="0" w:space="0" w:color="auto"/>
      </w:divBdr>
    </w:div>
    <w:div w:id="1066030142">
      <w:bodyDiv w:val="1"/>
      <w:marLeft w:val="0"/>
      <w:marRight w:val="0"/>
      <w:marTop w:val="0"/>
      <w:marBottom w:val="0"/>
      <w:divBdr>
        <w:top w:val="none" w:sz="0" w:space="0" w:color="auto"/>
        <w:left w:val="none" w:sz="0" w:space="0" w:color="auto"/>
        <w:bottom w:val="none" w:sz="0" w:space="0" w:color="auto"/>
        <w:right w:val="none" w:sz="0" w:space="0" w:color="auto"/>
      </w:divBdr>
    </w:div>
    <w:div w:id="1112167203">
      <w:bodyDiv w:val="1"/>
      <w:marLeft w:val="0"/>
      <w:marRight w:val="0"/>
      <w:marTop w:val="0"/>
      <w:marBottom w:val="0"/>
      <w:divBdr>
        <w:top w:val="none" w:sz="0" w:space="0" w:color="auto"/>
        <w:left w:val="none" w:sz="0" w:space="0" w:color="auto"/>
        <w:bottom w:val="none" w:sz="0" w:space="0" w:color="auto"/>
        <w:right w:val="none" w:sz="0" w:space="0" w:color="auto"/>
      </w:divBdr>
    </w:div>
    <w:div w:id="1124155021">
      <w:bodyDiv w:val="1"/>
      <w:marLeft w:val="0"/>
      <w:marRight w:val="0"/>
      <w:marTop w:val="0"/>
      <w:marBottom w:val="0"/>
      <w:divBdr>
        <w:top w:val="none" w:sz="0" w:space="0" w:color="auto"/>
        <w:left w:val="none" w:sz="0" w:space="0" w:color="auto"/>
        <w:bottom w:val="none" w:sz="0" w:space="0" w:color="auto"/>
        <w:right w:val="none" w:sz="0" w:space="0" w:color="auto"/>
      </w:divBdr>
    </w:div>
    <w:div w:id="1205949647">
      <w:bodyDiv w:val="1"/>
      <w:marLeft w:val="0"/>
      <w:marRight w:val="0"/>
      <w:marTop w:val="0"/>
      <w:marBottom w:val="0"/>
      <w:divBdr>
        <w:top w:val="none" w:sz="0" w:space="0" w:color="auto"/>
        <w:left w:val="none" w:sz="0" w:space="0" w:color="auto"/>
        <w:bottom w:val="none" w:sz="0" w:space="0" w:color="auto"/>
        <w:right w:val="none" w:sz="0" w:space="0" w:color="auto"/>
      </w:divBdr>
    </w:div>
    <w:div w:id="1254050915">
      <w:bodyDiv w:val="1"/>
      <w:marLeft w:val="0"/>
      <w:marRight w:val="0"/>
      <w:marTop w:val="0"/>
      <w:marBottom w:val="0"/>
      <w:divBdr>
        <w:top w:val="none" w:sz="0" w:space="0" w:color="auto"/>
        <w:left w:val="none" w:sz="0" w:space="0" w:color="auto"/>
        <w:bottom w:val="none" w:sz="0" w:space="0" w:color="auto"/>
        <w:right w:val="none" w:sz="0" w:space="0" w:color="auto"/>
      </w:divBdr>
      <w:divsChild>
        <w:div w:id="833298276">
          <w:marLeft w:val="0"/>
          <w:marRight w:val="0"/>
          <w:marTop w:val="0"/>
          <w:marBottom w:val="0"/>
          <w:divBdr>
            <w:top w:val="none" w:sz="0" w:space="0" w:color="auto"/>
            <w:left w:val="none" w:sz="0" w:space="0" w:color="auto"/>
            <w:bottom w:val="none" w:sz="0" w:space="0" w:color="auto"/>
            <w:right w:val="none" w:sz="0" w:space="0" w:color="auto"/>
          </w:divBdr>
          <w:divsChild>
            <w:div w:id="2133816730">
              <w:marLeft w:val="0"/>
              <w:marRight w:val="0"/>
              <w:marTop w:val="0"/>
              <w:marBottom w:val="0"/>
              <w:divBdr>
                <w:top w:val="none" w:sz="0" w:space="0" w:color="auto"/>
                <w:left w:val="none" w:sz="0" w:space="0" w:color="auto"/>
                <w:bottom w:val="none" w:sz="0" w:space="0" w:color="auto"/>
                <w:right w:val="none" w:sz="0" w:space="0" w:color="auto"/>
              </w:divBdr>
              <w:divsChild>
                <w:div w:id="383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21883">
      <w:bodyDiv w:val="1"/>
      <w:marLeft w:val="0"/>
      <w:marRight w:val="0"/>
      <w:marTop w:val="0"/>
      <w:marBottom w:val="0"/>
      <w:divBdr>
        <w:top w:val="none" w:sz="0" w:space="0" w:color="auto"/>
        <w:left w:val="none" w:sz="0" w:space="0" w:color="auto"/>
        <w:bottom w:val="none" w:sz="0" w:space="0" w:color="auto"/>
        <w:right w:val="none" w:sz="0" w:space="0" w:color="auto"/>
      </w:divBdr>
    </w:div>
    <w:div w:id="1293827571">
      <w:bodyDiv w:val="1"/>
      <w:marLeft w:val="0"/>
      <w:marRight w:val="0"/>
      <w:marTop w:val="0"/>
      <w:marBottom w:val="0"/>
      <w:divBdr>
        <w:top w:val="none" w:sz="0" w:space="0" w:color="auto"/>
        <w:left w:val="none" w:sz="0" w:space="0" w:color="auto"/>
        <w:bottom w:val="none" w:sz="0" w:space="0" w:color="auto"/>
        <w:right w:val="none" w:sz="0" w:space="0" w:color="auto"/>
      </w:divBdr>
    </w:div>
    <w:div w:id="1301106962">
      <w:bodyDiv w:val="1"/>
      <w:marLeft w:val="0"/>
      <w:marRight w:val="0"/>
      <w:marTop w:val="0"/>
      <w:marBottom w:val="0"/>
      <w:divBdr>
        <w:top w:val="none" w:sz="0" w:space="0" w:color="auto"/>
        <w:left w:val="none" w:sz="0" w:space="0" w:color="auto"/>
        <w:bottom w:val="none" w:sz="0" w:space="0" w:color="auto"/>
        <w:right w:val="none" w:sz="0" w:space="0" w:color="auto"/>
      </w:divBdr>
    </w:div>
    <w:div w:id="1326324829">
      <w:bodyDiv w:val="1"/>
      <w:marLeft w:val="0"/>
      <w:marRight w:val="0"/>
      <w:marTop w:val="0"/>
      <w:marBottom w:val="0"/>
      <w:divBdr>
        <w:top w:val="none" w:sz="0" w:space="0" w:color="auto"/>
        <w:left w:val="none" w:sz="0" w:space="0" w:color="auto"/>
        <w:bottom w:val="none" w:sz="0" w:space="0" w:color="auto"/>
        <w:right w:val="none" w:sz="0" w:space="0" w:color="auto"/>
      </w:divBdr>
    </w:div>
    <w:div w:id="1336423243">
      <w:bodyDiv w:val="1"/>
      <w:marLeft w:val="0"/>
      <w:marRight w:val="0"/>
      <w:marTop w:val="0"/>
      <w:marBottom w:val="0"/>
      <w:divBdr>
        <w:top w:val="none" w:sz="0" w:space="0" w:color="auto"/>
        <w:left w:val="none" w:sz="0" w:space="0" w:color="auto"/>
        <w:bottom w:val="none" w:sz="0" w:space="0" w:color="auto"/>
        <w:right w:val="none" w:sz="0" w:space="0" w:color="auto"/>
      </w:divBdr>
    </w:div>
    <w:div w:id="1347363716">
      <w:bodyDiv w:val="1"/>
      <w:marLeft w:val="0"/>
      <w:marRight w:val="0"/>
      <w:marTop w:val="0"/>
      <w:marBottom w:val="0"/>
      <w:divBdr>
        <w:top w:val="none" w:sz="0" w:space="0" w:color="auto"/>
        <w:left w:val="none" w:sz="0" w:space="0" w:color="auto"/>
        <w:bottom w:val="none" w:sz="0" w:space="0" w:color="auto"/>
        <w:right w:val="none" w:sz="0" w:space="0" w:color="auto"/>
      </w:divBdr>
    </w:div>
    <w:div w:id="1410082798">
      <w:bodyDiv w:val="1"/>
      <w:marLeft w:val="0"/>
      <w:marRight w:val="0"/>
      <w:marTop w:val="0"/>
      <w:marBottom w:val="0"/>
      <w:divBdr>
        <w:top w:val="none" w:sz="0" w:space="0" w:color="auto"/>
        <w:left w:val="none" w:sz="0" w:space="0" w:color="auto"/>
        <w:bottom w:val="none" w:sz="0" w:space="0" w:color="auto"/>
        <w:right w:val="none" w:sz="0" w:space="0" w:color="auto"/>
      </w:divBdr>
      <w:divsChild>
        <w:div w:id="440491403">
          <w:marLeft w:val="0"/>
          <w:marRight w:val="0"/>
          <w:marTop w:val="0"/>
          <w:marBottom w:val="0"/>
          <w:divBdr>
            <w:top w:val="none" w:sz="0" w:space="0" w:color="auto"/>
            <w:left w:val="none" w:sz="0" w:space="0" w:color="auto"/>
            <w:bottom w:val="none" w:sz="0" w:space="0" w:color="auto"/>
            <w:right w:val="none" w:sz="0" w:space="0" w:color="auto"/>
          </w:divBdr>
          <w:divsChild>
            <w:div w:id="26026134">
              <w:marLeft w:val="0"/>
              <w:marRight w:val="0"/>
              <w:marTop w:val="0"/>
              <w:marBottom w:val="0"/>
              <w:divBdr>
                <w:top w:val="none" w:sz="0" w:space="0" w:color="auto"/>
                <w:left w:val="none" w:sz="0" w:space="0" w:color="auto"/>
                <w:bottom w:val="none" w:sz="0" w:space="0" w:color="auto"/>
                <w:right w:val="none" w:sz="0" w:space="0" w:color="auto"/>
              </w:divBdr>
              <w:divsChild>
                <w:div w:id="297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6372">
      <w:bodyDiv w:val="1"/>
      <w:marLeft w:val="0"/>
      <w:marRight w:val="0"/>
      <w:marTop w:val="0"/>
      <w:marBottom w:val="0"/>
      <w:divBdr>
        <w:top w:val="none" w:sz="0" w:space="0" w:color="auto"/>
        <w:left w:val="none" w:sz="0" w:space="0" w:color="auto"/>
        <w:bottom w:val="none" w:sz="0" w:space="0" w:color="auto"/>
        <w:right w:val="none" w:sz="0" w:space="0" w:color="auto"/>
      </w:divBdr>
    </w:div>
    <w:div w:id="1484928562">
      <w:bodyDiv w:val="1"/>
      <w:marLeft w:val="0"/>
      <w:marRight w:val="0"/>
      <w:marTop w:val="0"/>
      <w:marBottom w:val="0"/>
      <w:divBdr>
        <w:top w:val="none" w:sz="0" w:space="0" w:color="auto"/>
        <w:left w:val="none" w:sz="0" w:space="0" w:color="auto"/>
        <w:bottom w:val="none" w:sz="0" w:space="0" w:color="auto"/>
        <w:right w:val="none" w:sz="0" w:space="0" w:color="auto"/>
      </w:divBdr>
      <w:divsChild>
        <w:div w:id="1114863940">
          <w:marLeft w:val="0"/>
          <w:marRight w:val="0"/>
          <w:marTop w:val="0"/>
          <w:marBottom w:val="0"/>
          <w:divBdr>
            <w:top w:val="none" w:sz="0" w:space="0" w:color="auto"/>
            <w:left w:val="none" w:sz="0" w:space="0" w:color="auto"/>
            <w:bottom w:val="none" w:sz="0" w:space="0" w:color="auto"/>
            <w:right w:val="none" w:sz="0" w:space="0" w:color="auto"/>
          </w:divBdr>
          <w:divsChild>
            <w:div w:id="1255432494">
              <w:marLeft w:val="0"/>
              <w:marRight w:val="0"/>
              <w:marTop w:val="0"/>
              <w:marBottom w:val="0"/>
              <w:divBdr>
                <w:top w:val="none" w:sz="0" w:space="0" w:color="auto"/>
                <w:left w:val="none" w:sz="0" w:space="0" w:color="auto"/>
                <w:bottom w:val="none" w:sz="0" w:space="0" w:color="auto"/>
                <w:right w:val="none" w:sz="0" w:space="0" w:color="auto"/>
              </w:divBdr>
              <w:divsChild>
                <w:div w:id="1198350565">
                  <w:marLeft w:val="0"/>
                  <w:marRight w:val="0"/>
                  <w:marTop w:val="0"/>
                  <w:marBottom w:val="0"/>
                  <w:divBdr>
                    <w:top w:val="none" w:sz="0" w:space="0" w:color="auto"/>
                    <w:left w:val="none" w:sz="0" w:space="0" w:color="auto"/>
                    <w:bottom w:val="none" w:sz="0" w:space="0" w:color="auto"/>
                    <w:right w:val="none" w:sz="0" w:space="0" w:color="auto"/>
                  </w:divBdr>
                  <w:divsChild>
                    <w:div w:id="467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49692">
          <w:marLeft w:val="0"/>
          <w:marRight w:val="0"/>
          <w:marTop w:val="0"/>
          <w:marBottom w:val="0"/>
          <w:divBdr>
            <w:top w:val="none" w:sz="0" w:space="0" w:color="auto"/>
            <w:left w:val="none" w:sz="0" w:space="0" w:color="auto"/>
            <w:bottom w:val="none" w:sz="0" w:space="0" w:color="auto"/>
            <w:right w:val="none" w:sz="0" w:space="0" w:color="auto"/>
          </w:divBdr>
          <w:divsChild>
            <w:div w:id="1923640476">
              <w:marLeft w:val="0"/>
              <w:marRight w:val="0"/>
              <w:marTop w:val="0"/>
              <w:marBottom w:val="0"/>
              <w:divBdr>
                <w:top w:val="none" w:sz="0" w:space="0" w:color="auto"/>
                <w:left w:val="none" w:sz="0" w:space="0" w:color="auto"/>
                <w:bottom w:val="none" w:sz="0" w:space="0" w:color="auto"/>
                <w:right w:val="none" w:sz="0" w:space="0" w:color="auto"/>
              </w:divBdr>
              <w:divsChild>
                <w:div w:id="1717388426">
                  <w:marLeft w:val="0"/>
                  <w:marRight w:val="0"/>
                  <w:marTop w:val="0"/>
                  <w:marBottom w:val="0"/>
                  <w:divBdr>
                    <w:top w:val="none" w:sz="0" w:space="0" w:color="auto"/>
                    <w:left w:val="none" w:sz="0" w:space="0" w:color="auto"/>
                    <w:bottom w:val="none" w:sz="0" w:space="0" w:color="auto"/>
                    <w:right w:val="none" w:sz="0" w:space="0" w:color="auto"/>
                  </w:divBdr>
                  <w:divsChild>
                    <w:div w:id="1145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7341">
      <w:bodyDiv w:val="1"/>
      <w:marLeft w:val="0"/>
      <w:marRight w:val="0"/>
      <w:marTop w:val="0"/>
      <w:marBottom w:val="0"/>
      <w:divBdr>
        <w:top w:val="none" w:sz="0" w:space="0" w:color="auto"/>
        <w:left w:val="none" w:sz="0" w:space="0" w:color="auto"/>
        <w:bottom w:val="none" w:sz="0" w:space="0" w:color="auto"/>
        <w:right w:val="none" w:sz="0" w:space="0" w:color="auto"/>
      </w:divBdr>
    </w:div>
    <w:div w:id="1528562584">
      <w:bodyDiv w:val="1"/>
      <w:marLeft w:val="0"/>
      <w:marRight w:val="0"/>
      <w:marTop w:val="0"/>
      <w:marBottom w:val="0"/>
      <w:divBdr>
        <w:top w:val="none" w:sz="0" w:space="0" w:color="auto"/>
        <w:left w:val="none" w:sz="0" w:space="0" w:color="auto"/>
        <w:bottom w:val="none" w:sz="0" w:space="0" w:color="auto"/>
        <w:right w:val="none" w:sz="0" w:space="0" w:color="auto"/>
      </w:divBdr>
    </w:div>
    <w:div w:id="1533231262">
      <w:bodyDiv w:val="1"/>
      <w:marLeft w:val="0"/>
      <w:marRight w:val="0"/>
      <w:marTop w:val="0"/>
      <w:marBottom w:val="0"/>
      <w:divBdr>
        <w:top w:val="none" w:sz="0" w:space="0" w:color="auto"/>
        <w:left w:val="none" w:sz="0" w:space="0" w:color="auto"/>
        <w:bottom w:val="none" w:sz="0" w:space="0" w:color="auto"/>
        <w:right w:val="none" w:sz="0" w:space="0" w:color="auto"/>
      </w:divBdr>
    </w:div>
    <w:div w:id="1537162589">
      <w:bodyDiv w:val="1"/>
      <w:marLeft w:val="0"/>
      <w:marRight w:val="0"/>
      <w:marTop w:val="0"/>
      <w:marBottom w:val="0"/>
      <w:divBdr>
        <w:top w:val="none" w:sz="0" w:space="0" w:color="auto"/>
        <w:left w:val="none" w:sz="0" w:space="0" w:color="auto"/>
        <w:bottom w:val="none" w:sz="0" w:space="0" w:color="auto"/>
        <w:right w:val="none" w:sz="0" w:space="0" w:color="auto"/>
      </w:divBdr>
    </w:div>
    <w:div w:id="1541748489">
      <w:bodyDiv w:val="1"/>
      <w:marLeft w:val="0"/>
      <w:marRight w:val="0"/>
      <w:marTop w:val="0"/>
      <w:marBottom w:val="0"/>
      <w:divBdr>
        <w:top w:val="none" w:sz="0" w:space="0" w:color="auto"/>
        <w:left w:val="none" w:sz="0" w:space="0" w:color="auto"/>
        <w:bottom w:val="none" w:sz="0" w:space="0" w:color="auto"/>
        <w:right w:val="none" w:sz="0" w:space="0" w:color="auto"/>
      </w:divBdr>
    </w:div>
    <w:div w:id="1543595600">
      <w:bodyDiv w:val="1"/>
      <w:marLeft w:val="0"/>
      <w:marRight w:val="0"/>
      <w:marTop w:val="0"/>
      <w:marBottom w:val="0"/>
      <w:divBdr>
        <w:top w:val="none" w:sz="0" w:space="0" w:color="auto"/>
        <w:left w:val="none" w:sz="0" w:space="0" w:color="auto"/>
        <w:bottom w:val="none" w:sz="0" w:space="0" w:color="auto"/>
        <w:right w:val="none" w:sz="0" w:space="0" w:color="auto"/>
      </w:divBdr>
    </w:div>
    <w:div w:id="1600672665">
      <w:bodyDiv w:val="1"/>
      <w:marLeft w:val="0"/>
      <w:marRight w:val="0"/>
      <w:marTop w:val="0"/>
      <w:marBottom w:val="0"/>
      <w:divBdr>
        <w:top w:val="none" w:sz="0" w:space="0" w:color="auto"/>
        <w:left w:val="none" w:sz="0" w:space="0" w:color="auto"/>
        <w:bottom w:val="none" w:sz="0" w:space="0" w:color="auto"/>
        <w:right w:val="none" w:sz="0" w:space="0" w:color="auto"/>
      </w:divBdr>
    </w:div>
    <w:div w:id="1642156269">
      <w:bodyDiv w:val="1"/>
      <w:marLeft w:val="0"/>
      <w:marRight w:val="0"/>
      <w:marTop w:val="0"/>
      <w:marBottom w:val="0"/>
      <w:divBdr>
        <w:top w:val="none" w:sz="0" w:space="0" w:color="auto"/>
        <w:left w:val="none" w:sz="0" w:space="0" w:color="auto"/>
        <w:bottom w:val="none" w:sz="0" w:space="0" w:color="auto"/>
        <w:right w:val="none" w:sz="0" w:space="0" w:color="auto"/>
      </w:divBdr>
      <w:divsChild>
        <w:div w:id="891308994">
          <w:marLeft w:val="0"/>
          <w:marRight w:val="0"/>
          <w:marTop w:val="0"/>
          <w:marBottom w:val="0"/>
          <w:divBdr>
            <w:top w:val="none" w:sz="0" w:space="0" w:color="auto"/>
            <w:left w:val="none" w:sz="0" w:space="0" w:color="auto"/>
            <w:bottom w:val="none" w:sz="0" w:space="0" w:color="auto"/>
            <w:right w:val="none" w:sz="0" w:space="0" w:color="auto"/>
          </w:divBdr>
          <w:divsChild>
            <w:div w:id="2100908796">
              <w:marLeft w:val="0"/>
              <w:marRight w:val="0"/>
              <w:marTop w:val="0"/>
              <w:marBottom w:val="0"/>
              <w:divBdr>
                <w:top w:val="none" w:sz="0" w:space="0" w:color="auto"/>
                <w:left w:val="none" w:sz="0" w:space="0" w:color="auto"/>
                <w:bottom w:val="none" w:sz="0" w:space="0" w:color="auto"/>
                <w:right w:val="none" w:sz="0" w:space="0" w:color="auto"/>
              </w:divBdr>
              <w:divsChild>
                <w:div w:id="15142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5366">
      <w:bodyDiv w:val="1"/>
      <w:marLeft w:val="0"/>
      <w:marRight w:val="0"/>
      <w:marTop w:val="0"/>
      <w:marBottom w:val="0"/>
      <w:divBdr>
        <w:top w:val="none" w:sz="0" w:space="0" w:color="auto"/>
        <w:left w:val="none" w:sz="0" w:space="0" w:color="auto"/>
        <w:bottom w:val="none" w:sz="0" w:space="0" w:color="auto"/>
        <w:right w:val="none" w:sz="0" w:space="0" w:color="auto"/>
      </w:divBdr>
      <w:divsChild>
        <w:div w:id="163936913">
          <w:marLeft w:val="0"/>
          <w:marRight w:val="0"/>
          <w:marTop w:val="0"/>
          <w:marBottom w:val="0"/>
          <w:divBdr>
            <w:top w:val="none" w:sz="0" w:space="0" w:color="auto"/>
            <w:left w:val="none" w:sz="0" w:space="0" w:color="auto"/>
            <w:bottom w:val="none" w:sz="0" w:space="0" w:color="auto"/>
            <w:right w:val="none" w:sz="0" w:space="0" w:color="auto"/>
          </w:divBdr>
        </w:div>
        <w:div w:id="774909230">
          <w:marLeft w:val="0"/>
          <w:marRight w:val="0"/>
          <w:marTop w:val="0"/>
          <w:marBottom w:val="0"/>
          <w:divBdr>
            <w:top w:val="none" w:sz="0" w:space="0" w:color="auto"/>
            <w:left w:val="none" w:sz="0" w:space="0" w:color="auto"/>
            <w:bottom w:val="none" w:sz="0" w:space="0" w:color="auto"/>
            <w:right w:val="none" w:sz="0" w:space="0" w:color="auto"/>
          </w:divBdr>
        </w:div>
        <w:div w:id="818618267">
          <w:marLeft w:val="0"/>
          <w:marRight w:val="0"/>
          <w:marTop w:val="0"/>
          <w:marBottom w:val="0"/>
          <w:divBdr>
            <w:top w:val="none" w:sz="0" w:space="0" w:color="auto"/>
            <w:left w:val="none" w:sz="0" w:space="0" w:color="auto"/>
            <w:bottom w:val="none" w:sz="0" w:space="0" w:color="auto"/>
            <w:right w:val="none" w:sz="0" w:space="0" w:color="auto"/>
          </w:divBdr>
        </w:div>
        <w:div w:id="1076905473">
          <w:marLeft w:val="0"/>
          <w:marRight w:val="0"/>
          <w:marTop w:val="0"/>
          <w:marBottom w:val="0"/>
          <w:divBdr>
            <w:top w:val="none" w:sz="0" w:space="0" w:color="auto"/>
            <w:left w:val="none" w:sz="0" w:space="0" w:color="auto"/>
            <w:bottom w:val="none" w:sz="0" w:space="0" w:color="auto"/>
            <w:right w:val="none" w:sz="0" w:space="0" w:color="auto"/>
          </w:divBdr>
        </w:div>
      </w:divsChild>
    </w:div>
    <w:div w:id="1674069229">
      <w:bodyDiv w:val="1"/>
      <w:marLeft w:val="0"/>
      <w:marRight w:val="0"/>
      <w:marTop w:val="0"/>
      <w:marBottom w:val="0"/>
      <w:divBdr>
        <w:top w:val="none" w:sz="0" w:space="0" w:color="auto"/>
        <w:left w:val="none" w:sz="0" w:space="0" w:color="auto"/>
        <w:bottom w:val="none" w:sz="0" w:space="0" w:color="auto"/>
        <w:right w:val="none" w:sz="0" w:space="0" w:color="auto"/>
      </w:divBdr>
    </w:div>
    <w:div w:id="1682782796">
      <w:bodyDiv w:val="1"/>
      <w:marLeft w:val="0"/>
      <w:marRight w:val="0"/>
      <w:marTop w:val="0"/>
      <w:marBottom w:val="0"/>
      <w:divBdr>
        <w:top w:val="none" w:sz="0" w:space="0" w:color="auto"/>
        <w:left w:val="none" w:sz="0" w:space="0" w:color="auto"/>
        <w:bottom w:val="none" w:sz="0" w:space="0" w:color="auto"/>
        <w:right w:val="none" w:sz="0" w:space="0" w:color="auto"/>
      </w:divBdr>
      <w:divsChild>
        <w:div w:id="2323697">
          <w:marLeft w:val="0"/>
          <w:marRight w:val="0"/>
          <w:marTop w:val="0"/>
          <w:marBottom w:val="0"/>
          <w:divBdr>
            <w:top w:val="none" w:sz="0" w:space="0" w:color="auto"/>
            <w:left w:val="none" w:sz="0" w:space="0" w:color="auto"/>
            <w:bottom w:val="none" w:sz="0" w:space="0" w:color="auto"/>
            <w:right w:val="none" w:sz="0" w:space="0" w:color="auto"/>
          </w:divBdr>
        </w:div>
        <w:div w:id="9568670">
          <w:marLeft w:val="0"/>
          <w:marRight w:val="0"/>
          <w:marTop w:val="0"/>
          <w:marBottom w:val="0"/>
          <w:divBdr>
            <w:top w:val="none" w:sz="0" w:space="0" w:color="auto"/>
            <w:left w:val="none" w:sz="0" w:space="0" w:color="auto"/>
            <w:bottom w:val="none" w:sz="0" w:space="0" w:color="auto"/>
            <w:right w:val="none" w:sz="0" w:space="0" w:color="auto"/>
          </w:divBdr>
        </w:div>
        <w:div w:id="20789619">
          <w:marLeft w:val="0"/>
          <w:marRight w:val="0"/>
          <w:marTop w:val="0"/>
          <w:marBottom w:val="0"/>
          <w:divBdr>
            <w:top w:val="none" w:sz="0" w:space="0" w:color="auto"/>
            <w:left w:val="none" w:sz="0" w:space="0" w:color="auto"/>
            <w:bottom w:val="none" w:sz="0" w:space="0" w:color="auto"/>
            <w:right w:val="none" w:sz="0" w:space="0" w:color="auto"/>
          </w:divBdr>
        </w:div>
        <w:div w:id="53553799">
          <w:marLeft w:val="0"/>
          <w:marRight w:val="0"/>
          <w:marTop w:val="0"/>
          <w:marBottom w:val="0"/>
          <w:divBdr>
            <w:top w:val="none" w:sz="0" w:space="0" w:color="auto"/>
            <w:left w:val="none" w:sz="0" w:space="0" w:color="auto"/>
            <w:bottom w:val="none" w:sz="0" w:space="0" w:color="auto"/>
            <w:right w:val="none" w:sz="0" w:space="0" w:color="auto"/>
          </w:divBdr>
        </w:div>
        <w:div w:id="172645675">
          <w:marLeft w:val="0"/>
          <w:marRight w:val="0"/>
          <w:marTop w:val="0"/>
          <w:marBottom w:val="0"/>
          <w:divBdr>
            <w:top w:val="none" w:sz="0" w:space="0" w:color="auto"/>
            <w:left w:val="none" w:sz="0" w:space="0" w:color="auto"/>
            <w:bottom w:val="none" w:sz="0" w:space="0" w:color="auto"/>
            <w:right w:val="none" w:sz="0" w:space="0" w:color="auto"/>
          </w:divBdr>
        </w:div>
        <w:div w:id="203106052">
          <w:marLeft w:val="0"/>
          <w:marRight w:val="0"/>
          <w:marTop w:val="0"/>
          <w:marBottom w:val="0"/>
          <w:divBdr>
            <w:top w:val="none" w:sz="0" w:space="0" w:color="auto"/>
            <w:left w:val="none" w:sz="0" w:space="0" w:color="auto"/>
            <w:bottom w:val="none" w:sz="0" w:space="0" w:color="auto"/>
            <w:right w:val="none" w:sz="0" w:space="0" w:color="auto"/>
          </w:divBdr>
        </w:div>
        <w:div w:id="223297952">
          <w:marLeft w:val="0"/>
          <w:marRight w:val="0"/>
          <w:marTop w:val="0"/>
          <w:marBottom w:val="0"/>
          <w:divBdr>
            <w:top w:val="none" w:sz="0" w:space="0" w:color="auto"/>
            <w:left w:val="none" w:sz="0" w:space="0" w:color="auto"/>
            <w:bottom w:val="none" w:sz="0" w:space="0" w:color="auto"/>
            <w:right w:val="none" w:sz="0" w:space="0" w:color="auto"/>
          </w:divBdr>
        </w:div>
        <w:div w:id="369646210">
          <w:marLeft w:val="0"/>
          <w:marRight w:val="0"/>
          <w:marTop w:val="0"/>
          <w:marBottom w:val="0"/>
          <w:divBdr>
            <w:top w:val="none" w:sz="0" w:space="0" w:color="auto"/>
            <w:left w:val="none" w:sz="0" w:space="0" w:color="auto"/>
            <w:bottom w:val="none" w:sz="0" w:space="0" w:color="auto"/>
            <w:right w:val="none" w:sz="0" w:space="0" w:color="auto"/>
          </w:divBdr>
        </w:div>
        <w:div w:id="387606584">
          <w:marLeft w:val="0"/>
          <w:marRight w:val="0"/>
          <w:marTop w:val="0"/>
          <w:marBottom w:val="0"/>
          <w:divBdr>
            <w:top w:val="none" w:sz="0" w:space="0" w:color="auto"/>
            <w:left w:val="none" w:sz="0" w:space="0" w:color="auto"/>
            <w:bottom w:val="none" w:sz="0" w:space="0" w:color="auto"/>
            <w:right w:val="none" w:sz="0" w:space="0" w:color="auto"/>
          </w:divBdr>
        </w:div>
        <w:div w:id="409039129">
          <w:marLeft w:val="0"/>
          <w:marRight w:val="0"/>
          <w:marTop w:val="0"/>
          <w:marBottom w:val="0"/>
          <w:divBdr>
            <w:top w:val="none" w:sz="0" w:space="0" w:color="auto"/>
            <w:left w:val="none" w:sz="0" w:space="0" w:color="auto"/>
            <w:bottom w:val="none" w:sz="0" w:space="0" w:color="auto"/>
            <w:right w:val="none" w:sz="0" w:space="0" w:color="auto"/>
          </w:divBdr>
        </w:div>
        <w:div w:id="505555470">
          <w:marLeft w:val="0"/>
          <w:marRight w:val="0"/>
          <w:marTop w:val="0"/>
          <w:marBottom w:val="0"/>
          <w:divBdr>
            <w:top w:val="none" w:sz="0" w:space="0" w:color="auto"/>
            <w:left w:val="none" w:sz="0" w:space="0" w:color="auto"/>
            <w:bottom w:val="none" w:sz="0" w:space="0" w:color="auto"/>
            <w:right w:val="none" w:sz="0" w:space="0" w:color="auto"/>
          </w:divBdr>
        </w:div>
        <w:div w:id="665666176">
          <w:marLeft w:val="0"/>
          <w:marRight w:val="0"/>
          <w:marTop w:val="0"/>
          <w:marBottom w:val="0"/>
          <w:divBdr>
            <w:top w:val="none" w:sz="0" w:space="0" w:color="auto"/>
            <w:left w:val="none" w:sz="0" w:space="0" w:color="auto"/>
            <w:bottom w:val="none" w:sz="0" w:space="0" w:color="auto"/>
            <w:right w:val="none" w:sz="0" w:space="0" w:color="auto"/>
          </w:divBdr>
        </w:div>
        <w:div w:id="673731481">
          <w:marLeft w:val="0"/>
          <w:marRight w:val="0"/>
          <w:marTop w:val="0"/>
          <w:marBottom w:val="0"/>
          <w:divBdr>
            <w:top w:val="none" w:sz="0" w:space="0" w:color="auto"/>
            <w:left w:val="none" w:sz="0" w:space="0" w:color="auto"/>
            <w:bottom w:val="none" w:sz="0" w:space="0" w:color="auto"/>
            <w:right w:val="none" w:sz="0" w:space="0" w:color="auto"/>
          </w:divBdr>
        </w:div>
        <w:div w:id="734473959">
          <w:marLeft w:val="0"/>
          <w:marRight w:val="0"/>
          <w:marTop w:val="0"/>
          <w:marBottom w:val="0"/>
          <w:divBdr>
            <w:top w:val="none" w:sz="0" w:space="0" w:color="auto"/>
            <w:left w:val="none" w:sz="0" w:space="0" w:color="auto"/>
            <w:bottom w:val="none" w:sz="0" w:space="0" w:color="auto"/>
            <w:right w:val="none" w:sz="0" w:space="0" w:color="auto"/>
          </w:divBdr>
        </w:div>
        <w:div w:id="794522024">
          <w:marLeft w:val="0"/>
          <w:marRight w:val="0"/>
          <w:marTop w:val="0"/>
          <w:marBottom w:val="0"/>
          <w:divBdr>
            <w:top w:val="none" w:sz="0" w:space="0" w:color="auto"/>
            <w:left w:val="none" w:sz="0" w:space="0" w:color="auto"/>
            <w:bottom w:val="none" w:sz="0" w:space="0" w:color="auto"/>
            <w:right w:val="none" w:sz="0" w:space="0" w:color="auto"/>
          </w:divBdr>
        </w:div>
        <w:div w:id="924341617">
          <w:marLeft w:val="0"/>
          <w:marRight w:val="0"/>
          <w:marTop w:val="0"/>
          <w:marBottom w:val="0"/>
          <w:divBdr>
            <w:top w:val="none" w:sz="0" w:space="0" w:color="auto"/>
            <w:left w:val="none" w:sz="0" w:space="0" w:color="auto"/>
            <w:bottom w:val="none" w:sz="0" w:space="0" w:color="auto"/>
            <w:right w:val="none" w:sz="0" w:space="0" w:color="auto"/>
          </w:divBdr>
        </w:div>
        <w:div w:id="943071467">
          <w:marLeft w:val="0"/>
          <w:marRight w:val="0"/>
          <w:marTop w:val="0"/>
          <w:marBottom w:val="0"/>
          <w:divBdr>
            <w:top w:val="none" w:sz="0" w:space="0" w:color="auto"/>
            <w:left w:val="none" w:sz="0" w:space="0" w:color="auto"/>
            <w:bottom w:val="none" w:sz="0" w:space="0" w:color="auto"/>
            <w:right w:val="none" w:sz="0" w:space="0" w:color="auto"/>
          </w:divBdr>
        </w:div>
        <w:div w:id="979726911">
          <w:marLeft w:val="0"/>
          <w:marRight w:val="0"/>
          <w:marTop w:val="0"/>
          <w:marBottom w:val="0"/>
          <w:divBdr>
            <w:top w:val="none" w:sz="0" w:space="0" w:color="auto"/>
            <w:left w:val="none" w:sz="0" w:space="0" w:color="auto"/>
            <w:bottom w:val="none" w:sz="0" w:space="0" w:color="auto"/>
            <w:right w:val="none" w:sz="0" w:space="0" w:color="auto"/>
          </w:divBdr>
        </w:div>
        <w:div w:id="1291741338">
          <w:marLeft w:val="0"/>
          <w:marRight w:val="0"/>
          <w:marTop w:val="0"/>
          <w:marBottom w:val="0"/>
          <w:divBdr>
            <w:top w:val="none" w:sz="0" w:space="0" w:color="auto"/>
            <w:left w:val="none" w:sz="0" w:space="0" w:color="auto"/>
            <w:bottom w:val="none" w:sz="0" w:space="0" w:color="auto"/>
            <w:right w:val="none" w:sz="0" w:space="0" w:color="auto"/>
          </w:divBdr>
        </w:div>
        <w:div w:id="1326320790">
          <w:marLeft w:val="0"/>
          <w:marRight w:val="0"/>
          <w:marTop w:val="0"/>
          <w:marBottom w:val="0"/>
          <w:divBdr>
            <w:top w:val="none" w:sz="0" w:space="0" w:color="auto"/>
            <w:left w:val="none" w:sz="0" w:space="0" w:color="auto"/>
            <w:bottom w:val="none" w:sz="0" w:space="0" w:color="auto"/>
            <w:right w:val="none" w:sz="0" w:space="0" w:color="auto"/>
          </w:divBdr>
        </w:div>
        <w:div w:id="1370062316">
          <w:marLeft w:val="0"/>
          <w:marRight w:val="0"/>
          <w:marTop w:val="0"/>
          <w:marBottom w:val="0"/>
          <w:divBdr>
            <w:top w:val="none" w:sz="0" w:space="0" w:color="auto"/>
            <w:left w:val="none" w:sz="0" w:space="0" w:color="auto"/>
            <w:bottom w:val="none" w:sz="0" w:space="0" w:color="auto"/>
            <w:right w:val="none" w:sz="0" w:space="0" w:color="auto"/>
          </w:divBdr>
        </w:div>
        <w:div w:id="1379940365">
          <w:marLeft w:val="0"/>
          <w:marRight w:val="0"/>
          <w:marTop w:val="0"/>
          <w:marBottom w:val="0"/>
          <w:divBdr>
            <w:top w:val="none" w:sz="0" w:space="0" w:color="auto"/>
            <w:left w:val="none" w:sz="0" w:space="0" w:color="auto"/>
            <w:bottom w:val="none" w:sz="0" w:space="0" w:color="auto"/>
            <w:right w:val="none" w:sz="0" w:space="0" w:color="auto"/>
          </w:divBdr>
        </w:div>
        <w:div w:id="1512334841">
          <w:marLeft w:val="0"/>
          <w:marRight w:val="0"/>
          <w:marTop w:val="0"/>
          <w:marBottom w:val="0"/>
          <w:divBdr>
            <w:top w:val="none" w:sz="0" w:space="0" w:color="auto"/>
            <w:left w:val="none" w:sz="0" w:space="0" w:color="auto"/>
            <w:bottom w:val="none" w:sz="0" w:space="0" w:color="auto"/>
            <w:right w:val="none" w:sz="0" w:space="0" w:color="auto"/>
          </w:divBdr>
        </w:div>
        <w:div w:id="1576548698">
          <w:marLeft w:val="0"/>
          <w:marRight w:val="0"/>
          <w:marTop w:val="0"/>
          <w:marBottom w:val="0"/>
          <w:divBdr>
            <w:top w:val="none" w:sz="0" w:space="0" w:color="auto"/>
            <w:left w:val="none" w:sz="0" w:space="0" w:color="auto"/>
            <w:bottom w:val="none" w:sz="0" w:space="0" w:color="auto"/>
            <w:right w:val="none" w:sz="0" w:space="0" w:color="auto"/>
          </w:divBdr>
        </w:div>
        <w:div w:id="1584681493">
          <w:marLeft w:val="0"/>
          <w:marRight w:val="0"/>
          <w:marTop w:val="0"/>
          <w:marBottom w:val="0"/>
          <w:divBdr>
            <w:top w:val="none" w:sz="0" w:space="0" w:color="auto"/>
            <w:left w:val="none" w:sz="0" w:space="0" w:color="auto"/>
            <w:bottom w:val="none" w:sz="0" w:space="0" w:color="auto"/>
            <w:right w:val="none" w:sz="0" w:space="0" w:color="auto"/>
          </w:divBdr>
        </w:div>
        <w:div w:id="1592470968">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17903238">
          <w:marLeft w:val="0"/>
          <w:marRight w:val="0"/>
          <w:marTop w:val="0"/>
          <w:marBottom w:val="0"/>
          <w:divBdr>
            <w:top w:val="none" w:sz="0" w:space="0" w:color="auto"/>
            <w:left w:val="none" w:sz="0" w:space="0" w:color="auto"/>
            <w:bottom w:val="none" w:sz="0" w:space="0" w:color="auto"/>
            <w:right w:val="none" w:sz="0" w:space="0" w:color="auto"/>
          </w:divBdr>
        </w:div>
        <w:div w:id="1665283417">
          <w:marLeft w:val="0"/>
          <w:marRight w:val="0"/>
          <w:marTop w:val="0"/>
          <w:marBottom w:val="0"/>
          <w:divBdr>
            <w:top w:val="none" w:sz="0" w:space="0" w:color="auto"/>
            <w:left w:val="none" w:sz="0" w:space="0" w:color="auto"/>
            <w:bottom w:val="none" w:sz="0" w:space="0" w:color="auto"/>
            <w:right w:val="none" w:sz="0" w:space="0" w:color="auto"/>
          </w:divBdr>
        </w:div>
        <w:div w:id="1702709553">
          <w:marLeft w:val="0"/>
          <w:marRight w:val="0"/>
          <w:marTop w:val="0"/>
          <w:marBottom w:val="0"/>
          <w:divBdr>
            <w:top w:val="none" w:sz="0" w:space="0" w:color="auto"/>
            <w:left w:val="none" w:sz="0" w:space="0" w:color="auto"/>
            <w:bottom w:val="none" w:sz="0" w:space="0" w:color="auto"/>
            <w:right w:val="none" w:sz="0" w:space="0" w:color="auto"/>
          </w:divBdr>
        </w:div>
        <w:div w:id="1712998641">
          <w:marLeft w:val="0"/>
          <w:marRight w:val="0"/>
          <w:marTop w:val="0"/>
          <w:marBottom w:val="0"/>
          <w:divBdr>
            <w:top w:val="none" w:sz="0" w:space="0" w:color="auto"/>
            <w:left w:val="none" w:sz="0" w:space="0" w:color="auto"/>
            <w:bottom w:val="none" w:sz="0" w:space="0" w:color="auto"/>
            <w:right w:val="none" w:sz="0" w:space="0" w:color="auto"/>
          </w:divBdr>
        </w:div>
        <w:div w:id="1823231241">
          <w:marLeft w:val="0"/>
          <w:marRight w:val="0"/>
          <w:marTop w:val="0"/>
          <w:marBottom w:val="0"/>
          <w:divBdr>
            <w:top w:val="none" w:sz="0" w:space="0" w:color="auto"/>
            <w:left w:val="none" w:sz="0" w:space="0" w:color="auto"/>
            <w:bottom w:val="none" w:sz="0" w:space="0" w:color="auto"/>
            <w:right w:val="none" w:sz="0" w:space="0" w:color="auto"/>
          </w:divBdr>
        </w:div>
        <w:div w:id="1861815459">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926183838">
          <w:marLeft w:val="0"/>
          <w:marRight w:val="0"/>
          <w:marTop w:val="0"/>
          <w:marBottom w:val="0"/>
          <w:divBdr>
            <w:top w:val="none" w:sz="0" w:space="0" w:color="auto"/>
            <w:left w:val="none" w:sz="0" w:space="0" w:color="auto"/>
            <w:bottom w:val="none" w:sz="0" w:space="0" w:color="auto"/>
            <w:right w:val="none" w:sz="0" w:space="0" w:color="auto"/>
          </w:divBdr>
        </w:div>
        <w:div w:id="1976908898">
          <w:marLeft w:val="0"/>
          <w:marRight w:val="0"/>
          <w:marTop w:val="0"/>
          <w:marBottom w:val="0"/>
          <w:divBdr>
            <w:top w:val="none" w:sz="0" w:space="0" w:color="auto"/>
            <w:left w:val="none" w:sz="0" w:space="0" w:color="auto"/>
            <w:bottom w:val="none" w:sz="0" w:space="0" w:color="auto"/>
            <w:right w:val="none" w:sz="0" w:space="0" w:color="auto"/>
          </w:divBdr>
        </w:div>
        <w:div w:id="2000768155">
          <w:marLeft w:val="0"/>
          <w:marRight w:val="0"/>
          <w:marTop w:val="0"/>
          <w:marBottom w:val="0"/>
          <w:divBdr>
            <w:top w:val="none" w:sz="0" w:space="0" w:color="auto"/>
            <w:left w:val="none" w:sz="0" w:space="0" w:color="auto"/>
            <w:bottom w:val="none" w:sz="0" w:space="0" w:color="auto"/>
            <w:right w:val="none" w:sz="0" w:space="0" w:color="auto"/>
          </w:divBdr>
        </w:div>
      </w:divsChild>
    </w:div>
    <w:div w:id="1708096221">
      <w:bodyDiv w:val="1"/>
      <w:marLeft w:val="0"/>
      <w:marRight w:val="0"/>
      <w:marTop w:val="0"/>
      <w:marBottom w:val="0"/>
      <w:divBdr>
        <w:top w:val="none" w:sz="0" w:space="0" w:color="auto"/>
        <w:left w:val="none" w:sz="0" w:space="0" w:color="auto"/>
        <w:bottom w:val="none" w:sz="0" w:space="0" w:color="auto"/>
        <w:right w:val="none" w:sz="0" w:space="0" w:color="auto"/>
      </w:divBdr>
    </w:div>
    <w:div w:id="1714425441">
      <w:bodyDiv w:val="1"/>
      <w:marLeft w:val="0"/>
      <w:marRight w:val="0"/>
      <w:marTop w:val="0"/>
      <w:marBottom w:val="0"/>
      <w:divBdr>
        <w:top w:val="none" w:sz="0" w:space="0" w:color="auto"/>
        <w:left w:val="none" w:sz="0" w:space="0" w:color="auto"/>
        <w:bottom w:val="none" w:sz="0" w:space="0" w:color="auto"/>
        <w:right w:val="none" w:sz="0" w:space="0" w:color="auto"/>
      </w:divBdr>
    </w:div>
    <w:div w:id="1766539188">
      <w:bodyDiv w:val="1"/>
      <w:marLeft w:val="0"/>
      <w:marRight w:val="0"/>
      <w:marTop w:val="0"/>
      <w:marBottom w:val="0"/>
      <w:divBdr>
        <w:top w:val="none" w:sz="0" w:space="0" w:color="auto"/>
        <w:left w:val="none" w:sz="0" w:space="0" w:color="auto"/>
        <w:bottom w:val="none" w:sz="0" w:space="0" w:color="auto"/>
        <w:right w:val="none" w:sz="0" w:space="0" w:color="auto"/>
      </w:divBdr>
    </w:div>
    <w:div w:id="1775006977">
      <w:bodyDiv w:val="1"/>
      <w:marLeft w:val="0"/>
      <w:marRight w:val="0"/>
      <w:marTop w:val="0"/>
      <w:marBottom w:val="0"/>
      <w:divBdr>
        <w:top w:val="none" w:sz="0" w:space="0" w:color="auto"/>
        <w:left w:val="none" w:sz="0" w:space="0" w:color="auto"/>
        <w:bottom w:val="none" w:sz="0" w:space="0" w:color="auto"/>
        <w:right w:val="none" w:sz="0" w:space="0" w:color="auto"/>
      </w:divBdr>
    </w:div>
    <w:div w:id="1819957347">
      <w:bodyDiv w:val="1"/>
      <w:marLeft w:val="0"/>
      <w:marRight w:val="0"/>
      <w:marTop w:val="0"/>
      <w:marBottom w:val="0"/>
      <w:divBdr>
        <w:top w:val="none" w:sz="0" w:space="0" w:color="auto"/>
        <w:left w:val="none" w:sz="0" w:space="0" w:color="auto"/>
        <w:bottom w:val="none" w:sz="0" w:space="0" w:color="auto"/>
        <w:right w:val="none" w:sz="0" w:space="0" w:color="auto"/>
      </w:divBdr>
    </w:div>
    <w:div w:id="1834682878">
      <w:bodyDiv w:val="1"/>
      <w:marLeft w:val="0"/>
      <w:marRight w:val="0"/>
      <w:marTop w:val="0"/>
      <w:marBottom w:val="0"/>
      <w:divBdr>
        <w:top w:val="none" w:sz="0" w:space="0" w:color="auto"/>
        <w:left w:val="none" w:sz="0" w:space="0" w:color="auto"/>
        <w:bottom w:val="none" w:sz="0" w:space="0" w:color="auto"/>
        <w:right w:val="none" w:sz="0" w:space="0" w:color="auto"/>
      </w:divBdr>
    </w:div>
    <w:div w:id="1846744373">
      <w:bodyDiv w:val="1"/>
      <w:marLeft w:val="0"/>
      <w:marRight w:val="0"/>
      <w:marTop w:val="0"/>
      <w:marBottom w:val="0"/>
      <w:divBdr>
        <w:top w:val="none" w:sz="0" w:space="0" w:color="auto"/>
        <w:left w:val="none" w:sz="0" w:space="0" w:color="auto"/>
        <w:bottom w:val="none" w:sz="0" w:space="0" w:color="auto"/>
        <w:right w:val="none" w:sz="0" w:space="0" w:color="auto"/>
      </w:divBdr>
      <w:divsChild>
        <w:div w:id="16541855">
          <w:marLeft w:val="0"/>
          <w:marRight w:val="0"/>
          <w:marTop w:val="0"/>
          <w:marBottom w:val="0"/>
          <w:divBdr>
            <w:top w:val="none" w:sz="0" w:space="0" w:color="auto"/>
            <w:left w:val="none" w:sz="0" w:space="0" w:color="auto"/>
            <w:bottom w:val="none" w:sz="0" w:space="0" w:color="auto"/>
            <w:right w:val="none" w:sz="0" w:space="0" w:color="auto"/>
          </w:divBdr>
        </w:div>
        <w:div w:id="29844849">
          <w:marLeft w:val="0"/>
          <w:marRight w:val="0"/>
          <w:marTop w:val="0"/>
          <w:marBottom w:val="0"/>
          <w:divBdr>
            <w:top w:val="none" w:sz="0" w:space="0" w:color="auto"/>
            <w:left w:val="none" w:sz="0" w:space="0" w:color="auto"/>
            <w:bottom w:val="none" w:sz="0" w:space="0" w:color="auto"/>
            <w:right w:val="none" w:sz="0" w:space="0" w:color="auto"/>
          </w:divBdr>
        </w:div>
        <w:div w:id="41370051">
          <w:marLeft w:val="0"/>
          <w:marRight w:val="0"/>
          <w:marTop w:val="0"/>
          <w:marBottom w:val="0"/>
          <w:divBdr>
            <w:top w:val="none" w:sz="0" w:space="0" w:color="auto"/>
            <w:left w:val="none" w:sz="0" w:space="0" w:color="auto"/>
            <w:bottom w:val="none" w:sz="0" w:space="0" w:color="auto"/>
            <w:right w:val="none" w:sz="0" w:space="0" w:color="auto"/>
          </w:divBdr>
        </w:div>
        <w:div w:id="80834395">
          <w:marLeft w:val="0"/>
          <w:marRight w:val="0"/>
          <w:marTop w:val="0"/>
          <w:marBottom w:val="0"/>
          <w:divBdr>
            <w:top w:val="none" w:sz="0" w:space="0" w:color="auto"/>
            <w:left w:val="none" w:sz="0" w:space="0" w:color="auto"/>
            <w:bottom w:val="none" w:sz="0" w:space="0" w:color="auto"/>
            <w:right w:val="none" w:sz="0" w:space="0" w:color="auto"/>
          </w:divBdr>
        </w:div>
        <w:div w:id="124392470">
          <w:marLeft w:val="0"/>
          <w:marRight w:val="0"/>
          <w:marTop w:val="0"/>
          <w:marBottom w:val="0"/>
          <w:divBdr>
            <w:top w:val="none" w:sz="0" w:space="0" w:color="auto"/>
            <w:left w:val="none" w:sz="0" w:space="0" w:color="auto"/>
            <w:bottom w:val="none" w:sz="0" w:space="0" w:color="auto"/>
            <w:right w:val="none" w:sz="0" w:space="0" w:color="auto"/>
          </w:divBdr>
        </w:div>
        <w:div w:id="152990914">
          <w:marLeft w:val="0"/>
          <w:marRight w:val="0"/>
          <w:marTop w:val="0"/>
          <w:marBottom w:val="0"/>
          <w:divBdr>
            <w:top w:val="none" w:sz="0" w:space="0" w:color="auto"/>
            <w:left w:val="none" w:sz="0" w:space="0" w:color="auto"/>
            <w:bottom w:val="none" w:sz="0" w:space="0" w:color="auto"/>
            <w:right w:val="none" w:sz="0" w:space="0" w:color="auto"/>
          </w:divBdr>
        </w:div>
        <w:div w:id="153569486">
          <w:marLeft w:val="0"/>
          <w:marRight w:val="0"/>
          <w:marTop w:val="0"/>
          <w:marBottom w:val="0"/>
          <w:divBdr>
            <w:top w:val="none" w:sz="0" w:space="0" w:color="auto"/>
            <w:left w:val="none" w:sz="0" w:space="0" w:color="auto"/>
            <w:bottom w:val="none" w:sz="0" w:space="0" w:color="auto"/>
            <w:right w:val="none" w:sz="0" w:space="0" w:color="auto"/>
          </w:divBdr>
        </w:div>
        <w:div w:id="171917521">
          <w:marLeft w:val="0"/>
          <w:marRight w:val="0"/>
          <w:marTop w:val="0"/>
          <w:marBottom w:val="0"/>
          <w:divBdr>
            <w:top w:val="none" w:sz="0" w:space="0" w:color="auto"/>
            <w:left w:val="none" w:sz="0" w:space="0" w:color="auto"/>
            <w:bottom w:val="none" w:sz="0" w:space="0" w:color="auto"/>
            <w:right w:val="none" w:sz="0" w:space="0" w:color="auto"/>
          </w:divBdr>
        </w:div>
        <w:div w:id="178659961">
          <w:marLeft w:val="0"/>
          <w:marRight w:val="0"/>
          <w:marTop w:val="0"/>
          <w:marBottom w:val="0"/>
          <w:divBdr>
            <w:top w:val="none" w:sz="0" w:space="0" w:color="auto"/>
            <w:left w:val="none" w:sz="0" w:space="0" w:color="auto"/>
            <w:bottom w:val="none" w:sz="0" w:space="0" w:color="auto"/>
            <w:right w:val="none" w:sz="0" w:space="0" w:color="auto"/>
          </w:divBdr>
        </w:div>
        <w:div w:id="193035039">
          <w:marLeft w:val="0"/>
          <w:marRight w:val="0"/>
          <w:marTop w:val="0"/>
          <w:marBottom w:val="0"/>
          <w:divBdr>
            <w:top w:val="none" w:sz="0" w:space="0" w:color="auto"/>
            <w:left w:val="none" w:sz="0" w:space="0" w:color="auto"/>
            <w:bottom w:val="none" w:sz="0" w:space="0" w:color="auto"/>
            <w:right w:val="none" w:sz="0" w:space="0" w:color="auto"/>
          </w:divBdr>
        </w:div>
        <w:div w:id="256445086">
          <w:marLeft w:val="0"/>
          <w:marRight w:val="0"/>
          <w:marTop w:val="0"/>
          <w:marBottom w:val="0"/>
          <w:divBdr>
            <w:top w:val="none" w:sz="0" w:space="0" w:color="auto"/>
            <w:left w:val="none" w:sz="0" w:space="0" w:color="auto"/>
            <w:bottom w:val="none" w:sz="0" w:space="0" w:color="auto"/>
            <w:right w:val="none" w:sz="0" w:space="0" w:color="auto"/>
          </w:divBdr>
        </w:div>
        <w:div w:id="317348309">
          <w:marLeft w:val="0"/>
          <w:marRight w:val="0"/>
          <w:marTop w:val="0"/>
          <w:marBottom w:val="0"/>
          <w:divBdr>
            <w:top w:val="none" w:sz="0" w:space="0" w:color="auto"/>
            <w:left w:val="none" w:sz="0" w:space="0" w:color="auto"/>
            <w:bottom w:val="none" w:sz="0" w:space="0" w:color="auto"/>
            <w:right w:val="none" w:sz="0" w:space="0" w:color="auto"/>
          </w:divBdr>
        </w:div>
        <w:div w:id="353267511">
          <w:marLeft w:val="0"/>
          <w:marRight w:val="0"/>
          <w:marTop w:val="0"/>
          <w:marBottom w:val="0"/>
          <w:divBdr>
            <w:top w:val="none" w:sz="0" w:space="0" w:color="auto"/>
            <w:left w:val="none" w:sz="0" w:space="0" w:color="auto"/>
            <w:bottom w:val="none" w:sz="0" w:space="0" w:color="auto"/>
            <w:right w:val="none" w:sz="0" w:space="0" w:color="auto"/>
          </w:divBdr>
        </w:div>
        <w:div w:id="365839936">
          <w:marLeft w:val="0"/>
          <w:marRight w:val="0"/>
          <w:marTop w:val="0"/>
          <w:marBottom w:val="0"/>
          <w:divBdr>
            <w:top w:val="none" w:sz="0" w:space="0" w:color="auto"/>
            <w:left w:val="none" w:sz="0" w:space="0" w:color="auto"/>
            <w:bottom w:val="none" w:sz="0" w:space="0" w:color="auto"/>
            <w:right w:val="none" w:sz="0" w:space="0" w:color="auto"/>
          </w:divBdr>
        </w:div>
        <w:div w:id="386925054">
          <w:marLeft w:val="0"/>
          <w:marRight w:val="0"/>
          <w:marTop w:val="0"/>
          <w:marBottom w:val="0"/>
          <w:divBdr>
            <w:top w:val="none" w:sz="0" w:space="0" w:color="auto"/>
            <w:left w:val="none" w:sz="0" w:space="0" w:color="auto"/>
            <w:bottom w:val="none" w:sz="0" w:space="0" w:color="auto"/>
            <w:right w:val="none" w:sz="0" w:space="0" w:color="auto"/>
          </w:divBdr>
        </w:div>
        <w:div w:id="420755596">
          <w:marLeft w:val="0"/>
          <w:marRight w:val="0"/>
          <w:marTop w:val="0"/>
          <w:marBottom w:val="0"/>
          <w:divBdr>
            <w:top w:val="none" w:sz="0" w:space="0" w:color="auto"/>
            <w:left w:val="none" w:sz="0" w:space="0" w:color="auto"/>
            <w:bottom w:val="none" w:sz="0" w:space="0" w:color="auto"/>
            <w:right w:val="none" w:sz="0" w:space="0" w:color="auto"/>
          </w:divBdr>
        </w:div>
        <w:div w:id="448856435">
          <w:marLeft w:val="0"/>
          <w:marRight w:val="0"/>
          <w:marTop w:val="0"/>
          <w:marBottom w:val="0"/>
          <w:divBdr>
            <w:top w:val="none" w:sz="0" w:space="0" w:color="auto"/>
            <w:left w:val="none" w:sz="0" w:space="0" w:color="auto"/>
            <w:bottom w:val="none" w:sz="0" w:space="0" w:color="auto"/>
            <w:right w:val="none" w:sz="0" w:space="0" w:color="auto"/>
          </w:divBdr>
        </w:div>
        <w:div w:id="470094440">
          <w:marLeft w:val="0"/>
          <w:marRight w:val="0"/>
          <w:marTop w:val="0"/>
          <w:marBottom w:val="0"/>
          <w:divBdr>
            <w:top w:val="none" w:sz="0" w:space="0" w:color="auto"/>
            <w:left w:val="none" w:sz="0" w:space="0" w:color="auto"/>
            <w:bottom w:val="none" w:sz="0" w:space="0" w:color="auto"/>
            <w:right w:val="none" w:sz="0" w:space="0" w:color="auto"/>
          </w:divBdr>
        </w:div>
        <w:div w:id="480922238">
          <w:marLeft w:val="0"/>
          <w:marRight w:val="0"/>
          <w:marTop w:val="0"/>
          <w:marBottom w:val="0"/>
          <w:divBdr>
            <w:top w:val="none" w:sz="0" w:space="0" w:color="auto"/>
            <w:left w:val="none" w:sz="0" w:space="0" w:color="auto"/>
            <w:bottom w:val="none" w:sz="0" w:space="0" w:color="auto"/>
            <w:right w:val="none" w:sz="0" w:space="0" w:color="auto"/>
          </w:divBdr>
        </w:div>
        <w:div w:id="506599499">
          <w:marLeft w:val="0"/>
          <w:marRight w:val="0"/>
          <w:marTop w:val="0"/>
          <w:marBottom w:val="0"/>
          <w:divBdr>
            <w:top w:val="none" w:sz="0" w:space="0" w:color="auto"/>
            <w:left w:val="none" w:sz="0" w:space="0" w:color="auto"/>
            <w:bottom w:val="none" w:sz="0" w:space="0" w:color="auto"/>
            <w:right w:val="none" w:sz="0" w:space="0" w:color="auto"/>
          </w:divBdr>
        </w:div>
        <w:div w:id="514467165">
          <w:marLeft w:val="0"/>
          <w:marRight w:val="0"/>
          <w:marTop w:val="0"/>
          <w:marBottom w:val="0"/>
          <w:divBdr>
            <w:top w:val="none" w:sz="0" w:space="0" w:color="auto"/>
            <w:left w:val="none" w:sz="0" w:space="0" w:color="auto"/>
            <w:bottom w:val="none" w:sz="0" w:space="0" w:color="auto"/>
            <w:right w:val="none" w:sz="0" w:space="0" w:color="auto"/>
          </w:divBdr>
        </w:div>
        <w:div w:id="540442403">
          <w:marLeft w:val="0"/>
          <w:marRight w:val="0"/>
          <w:marTop w:val="0"/>
          <w:marBottom w:val="0"/>
          <w:divBdr>
            <w:top w:val="none" w:sz="0" w:space="0" w:color="auto"/>
            <w:left w:val="none" w:sz="0" w:space="0" w:color="auto"/>
            <w:bottom w:val="none" w:sz="0" w:space="0" w:color="auto"/>
            <w:right w:val="none" w:sz="0" w:space="0" w:color="auto"/>
          </w:divBdr>
        </w:div>
        <w:div w:id="741486406">
          <w:marLeft w:val="0"/>
          <w:marRight w:val="0"/>
          <w:marTop w:val="0"/>
          <w:marBottom w:val="0"/>
          <w:divBdr>
            <w:top w:val="none" w:sz="0" w:space="0" w:color="auto"/>
            <w:left w:val="none" w:sz="0" w:space="0" w:color="auto"/>
            <w:bottom w:val="none" w:sz="0" w:space="0" w:color="auto"/>
            <w:right w:val="none" w:sz="0" w:space="0" w:color="auto"/>
          </w:divBdr>
        </w:div>
        <w:div w:id="824129599">
          <w:marLeft w:val="0"/>
          <w:marRight w:val="0"/>
          <w:marTop w:val="0"/>
          <w:marBottom w:val="0"/>
          <w:divBdr>
            <w:top w:val="none" w:sz="0" w:space="0" w:color="auto"/>
            <w:left w:val="none" w:sz="0" w:space="0" w:color="auto"/>
            <w:bottom w:val="none" w:sz="0" w:space="0" w:color="auto"/>
            <w:right w:val="none" w:sz="0" w:space="0" w:color="auto"/>
          </w:divBdr>
        </w:div>
        <w:div w:id="828599102">
          <w:marLeft w:val="0"/>
          <w:marRight w:val="0"/>
          <w:marTop w:val="0"/>
          <w:marBottom w:val="0"/>
          <w:divBdr>
            <w:top w:val="none" w:sz="0" w:space="0" w:color="auto"/>
            <w:left w:val="none" w:sz="0" w:space="0" w:color="auto"/>
            <w:bottom w:val="none" w:sz="0" w:space="0" w:color="auto"/>
            <w:right w:val="none" w:sz="0" w:space="0" w:color="auto"/>
          </w:divBdr>
        </w:div>
        <w:div w:id="881595390">
          <w:marLeft w:val="0"/>
          <w:marRight w:val="0"/>
          <w:marTop w:val="0"/>
          <w:marBottom w:val="0"/>
          <w:divBdr>
            <w:top w:val="none" w:sz="0" w:space="0" w:color="auto"/>
            <w:left w:val="none" w:sz="0" w:space="0" w:color="auto"/>
            <w:bottom w:val="none" w:sz="0" w:space="0" w:color="auto"/>
            <w:right w:val="none" w:sz="0" w:space="0" w:color="auto"/>
          </w:divBdr>
        </w:div>
        <w:div w:id="933242639">
          <w:marLeft w:val="0"/>
          <w:marRight w:val="0"/>
          <w:marTop w:val="0"/>
          <w:marBottom w:val="0"/>
          <w:divBdr>
            <w:top w:val="none" w:sz="0" w:space="0" w:color="auto"/>
            <w:left w:val="none" w:sz="0" w:space="0" w:color="auto"/>
            <w:bottom w:val="none" w:sz="0" w:space="0" w:color="auto"/>
            <w:right w:val="none" w:sz="0" w:space="0" w:color="auto"/>
          </w:divBdr>
        </w:div>
        <w:div w:id="968240642">
          <w:marLeft w:val="0"/>
          <w:marRight w:val="0"/>
          <w:marTop w:val="0"/>
          <w:marBottom w:val="0"/>
          <w:divBdr>
            <w:top w:val="none" w:sz="0" w:space="0" w:color="auto"/>
            <w:left w:val="none" w:sz="0" w:space="0" w:color="auto"/>
            <w:bottom w:val="none" w:sz="0" w:space="0" w:color="auto"/>
            <w:right w:val="none" w:sz="0" w:space="0" w:color="auto"/>
          </w:divBdr>
        </w:div>
        <w:div w:id="983118879">
          <w:marLeft w:val="0"/>
          <w:marRight w:val="0"/>
          <w:marTop w:val="0"/>
          <w:marBottom w:val="0"/>
          <w:divBdr>
            <w:top w:val="none" w:sz="0" w:space="0" w:color="auto"/>
            <w:left w:val="none" w:sz="0" w:space="0" w:color="auto"/>
            <w:bottom w:val="none" w:sz="0" w:space="0" w:color="auto"/>
            <w:right w:val="none" w:sz="0" w:space="0" w:color="auto"/>
          </w:divBdr>
        </w:div>
        <w:div w:id="1010107532">
          <w:marLeft w:val="0"/>
          <w:marRight w:val="0"/>
          <w:marTop w:val="0"/>
          <w:marBottom w:val="0"/>
          <w:divBdr>
            <w:top w:val="none" w:sz="0" w:space="0" w:color="auto"/>
            <w:left w:val="none" w:sz="0" w:space="0" w:color="auto"/>
            <w:bottom w:val="none" w:sz="0" w:space="0" w:color="auto"/>
            <w:right w:val="none" w:sz="0" w:space="0" w:color="auto"/>
          </w:divBdr>
        </w:div>
        <w:div w:id="1059743770">
          <w:marLeft w:val="0"/>
          <w:marRight w:val="0"/>
          <w:marTop w:val="0"/>
          <w:marBottom w:val="0"/>
          <w:divBdr>
            <w:top w:val="none" w:sz="0" w:space="0" w:color="auto"/>
            <w:left w:val="none" w:sz="0" w:space="0" w:color="auto"/>
            <w:bottom w:val="none" w:sz="0" w:space="0" w:color="auto"/>
            <w:right w:val="none" w:sz="0" w:space="0" w:color="auto"/>
          </w:divBdr>
        </w:div>
        <w:div w:id="1120759054">
          <w:marLeft w:val="0"/>
          <w:marRight w:val="0"/>
          <w:marTop w:val="0"/>
          <w:marBottom w:val="0"/>
          <w:divBdr>
            <w:top w:val="none" w:sz="0" w:space="0" w:color="auto"/>
            <w:left w:val="none" w:sz="0" w:space="0" w:color="auto"/>
            <w:bottom w:val="none" w:sz="0" w:space="0" w:color="auto"/>
            <w:right w:val="none" w:sz="0" w:space="0" w:color="auto"/>
          </w:divBdr>
        </w:div>
        <w:div w:id="1155606063">
          <w:marLeft w:val="0"/>
          <w:marRight w:val="0"/>
          <w:marTop w:val="0"/>
          <w:marBottom w:val="0"/>
          <w:divBdr>
            <w:top w:val="none" w:sz="0" w:space="0" w:color="auto"/>
            <w:left w:val="none" w:sz="0" w:space="0" w:color="auto"/>
            <w:bottom w:val="none" w:sz="0" w:space="0" w:color="auto"/>
            <w:right w:val="none" w:sz="0" w:space="0" w:color="auto"/>
          </w:divBdr>
        </w:div>
        <w:div w:id="1157305686">
          <w:marLeft w:val="0"/>
          <w:marRight w:val="0"/>
          <w:marTop w:val="0"/>
          <w:marBottom w:val="0"/>
          <w:divBdr>
            <w:top w:val="none" w:sz="0" w:space="0" w:color="auto"/>
            <w:left w:val="none" w:sz="0" w:space="0" w:color="auto"/>
            <w:bottom w:val="none" w:sz="0" w:space="0" w:color="auto"/>
            <w:right w:val="none" w:sz="0" w:space="0" w:color="auto"/>
          </w:divBdr>
        </w:div>
        <w:div w:id="1185440751">
          <w:marLeft w:val="0"/>
          <w:marRight w:val="0"/>
          <w:marTop w:val="0"/>
          <w:marBottom w:val="0"/>
          <w:divBdr>
            <w:top w:val="none" w:sz="0" w:space="0" w:color="auto"/>
            <w:left w:val="none" w:sz="0" w:space="0" w:color="auto"/>
            <w:bottom w:val="none" w:sz="0" w:space="0" w:color="auto"/>
            <w:right w:val="none" w:sz="0" w:space="0" w:color="auto"/>
          </w:divBdr>
        </w:div>
        <w:div w:id="1214928433">
          <w:marLeft w:val="0"/>
          <w:marRight w:val="0"/>
          <w:marTop w:val="0"/>
          <w:marBottom w:val="0"/>
          <w:divBdr>
            <w:top w:val="none" w:sz="0" w:space="0" w:color="auto"/>
            <w:left w:val="none" w:sz="0" w:space="0" w:color="auto"/>
            <w:bottom w:val="none" w:sz="0" w:space="0" w:color="auto"/>
            <w:right w:val="none" w:sz="0" w:space="0" w:color="auto"/>
          </w:divBdr>
        </w:div>
        <w:div w:id="1237320594">
          <w:marLeft w:val="0"/>
          <w:marRight w:val="0"/>
          <w:marTop w:val="0"/>
          <w:marBottom w:val="0"/>
          <w:divBdr>
            <w:top w:val="none" w:sz="0" w:space="0" w:color="auto"/>
            <w:left w:val="none" w:sz="0" w:space="0" w:color="auto"/>
            <w:bottom w:val="none" w:sz="0" w:space="0" w:color="auto"/>
            <w:right w:val="none" w:sz="0" w:space="0" w:color="auto"/>
          </w:divBdr>
        </w:div>
        <w:div w:id="1244098966">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325546932">
          <w:marLeft w:val="0"/>
          <w:marRight w:val="0"/>
          <w:marTop w:val="0"/>
          <w:marBottom w:val="0"/>
          <w:divBdr>
            <w:top w:val="none" w:sz="0" w:space="0" w:color="auto"/>
            <w:left w:val="none" w:sz="0" w:space="0" w:color="auto"/>
            <w:bottom w:val="none" w:sz="0" w:space="0" w:color="auto"/>
            <w:right w:val="none" w:sz="0" w:space="0" w:color="auto"/>
          </w:divBdr>
        </w:div>
        <w:div w:id="1418136933">
          <w:marLeft w:val="0"/>
          <w:marRight w:val="0"/>
          <w:marTop w:val="0"/>
          <w:marBottom w:val="0"/>
          <w:divBdr>
            <w:top w:val="none" w:sz="0" w:space="0" w:color="auto"/>
            <w:left w:val="none" w:sz="0" w:space="0" w:color="auto"/>
            <w:bottom w:val="none" w:sz="0" w:space="0" w:color="auto"/>
            <w:right w:val="none" w:sz="0" w:space="0" w:color="auto"/>
          </w:divBdr>
        </w:div>
        <w:div w:id="1430351094">
          <w:marLeft w:val="0"/>
          <w:marRight w:val="0"/>
          <w:marTop w:val="0"/>
          <w:marBottom w:val="0"/>
          <w:divBdr>
            <w:top w:val="none" w:sz="0" w:space="0" w:color="auto"/>
            <w:left w:val="none" w:sz="0" w:space="0" w:color="auto"/>
            <w:bottom w:val="none" w:sz="0" w:space="0" w:color="auto"/>
            <w:right w:val="none" w:sz="0" w:space="0" w:color="auto"/>
          </w:divBdr>
        </w:div>
        <w:div w:id="1513183071">
          <w:marLeft w:val="0"/>
          <w:marRight w:val="0"/>
          <w:marTop w:val="0"/>
          <w:marBottom w:val="0"/>
          <w:divBdr>
            <w:top w:val="none" w:sz="0" w:space="0" w:color="auto"/>
            <w:left w:val="none" w:sz="0" w:space="0" w:color="auto"/>
            <w:bottom w:val="none" w:sz="0" w:space="0" w:color="auto"/>
            <w:right w:val="none" w:sz="0" w:space="0" w:color="auto"/>
          </w:divBdr>
        </w:div>
        <w:div w:id="1526358281">
          <w:marLeft w:val="0"/>
          <w:marRight w:val="0"/>
          <w:marTop w:val="0"/>
          <w:marBottom w:val="0"/>
          <w:divBdr>
            <w:top w:val="none" w:sz="0" w:space="0" w:color="auto"/>
            <w:left w:val="none" w:sz="0" w:space="0" w:color="auto"/>
            <w:bottom w:val="none" w:sz="0" w:space="0" w:color="auto"/>
            <w:right w:val="none" w:sz="0" w:space="0" w:color="auto"/>
          </w:divBdr>
        </w:div>
        <w:div w:id="1569918054">
          <w:marLeft w:val="0"/>
          <w:marRight w:val="0"/>
          <w:marTop w:val="0"/>
          <w:marBottom w:val="0"/>
          <w:divBdr>
            <w:top w:val="none" w:sz="0" w:space="0" w:color="auto"/>
            <w:left w:val="none" w:sz="0" w:space="0" w:color="auto"/>
            <w:bottom w:val="none" w:sz="0" w:space="0" w:color="auto"/>
            <w:right w:val="none" w:sz="0" w:space="0" w:color="auto"/>
          </w:divBdr>
        </w:div>
        <w:div w:id="1580020153">
          <w:marLeft w:val="0"/>
          <w:marRight w:val="0"/>
          <w:marTop w:val="0"/>
          <w:marBottom w:val="0"/>
          <w:divBdr>
            <w:top w:val="none" w:sz="0" w:space="0" w:color="auto"/>
            <w:left w:val="none" w:sz="0" w:space="0" w:color="auto"/>
            <w:bottom w:val="none" w:sz="0" w:space="0" w:color="auto"/>
            <w:right w:val="none" w:sz="0" w:space="0" w:color="auto"/>
          </w:divBdr>
        </w:div>
        <w:div w:id="1629899144">
          <w:marLeft w:val="0"/>
          <w:marRight w:val="0"/>
          <w:marTop w:val="0"/>
          <w:marBottom w:val="0"/>
          <w:divBdr>
            <w:top w:val="none" w:sz="0" w:space="0" w:color="auto"/>
            <w:left w:val="none" w:sz="0" w:space="0" w:color="auto"/>
            <w:bottom w:val="none" w:sz="0" w:space="0" w:color="auto"/>
            <w:right w:val="none" w:sz="0" w:space="0" w:color="auto"/>
          </w:divBdr>
        </w:div>
        <w:div w:id="1632706813">
          <w:marLeft w:val="0"/>
          <w:marRight w:val="0"/>
          <w:marTop w:val="0"/>
          <w:marBottom w:val="0"/>
          <w:divBdr>
            <w:top w:val="none" w:sz="0" w:space="0" w:color="auto"/>
            <w:left w:val="none" w:sz="0" w:space="0" w:color="auto"/>
            <w:bottom w:val="none" w:sz="0" w:space="0" w:color="auto"/>
            <w:right w:val="none" w:sz="0" w:space="0" w:color="auto"/>
          </w:divBdr>
        </w:div>
        <w:div w:id="1656838732">
          <w:marLeft w:val="0"/>
          <w:marRight w:val="0"/>
          <w:marTop w:val="0"/>
          <w:marBottom w:val="0"/>
          <w:divBdr>
            <w:top w:val="none" w:sz="0" w:space="0" w:color="auto"/>
            <w:left w:val="none" w:sz="0" w:space="0" w:color="auto"/>
            <w:bottom w:val="none" w:sz="0" w:space="0" w:color="auto"/>
            <w:right w:val="none" w:sz="0" w:space="0" w:color="auto"/>
          </w:divBdr>
        </w:div>
        <w:div w:id="1689090750">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1822580250">
          <w:marLeft w:val="0"/>
          <w:marRight w:val="0"/>
          <w:marTop w:val="0"/>
          <w:marBottom w:val="0"/>
          <w:divBdr>
            <w:top w:val="none" w:sz="0" w:space="0" w:color="auto"/>
            <w:left w:val="none" w:sz="0" w:space="0" w:color="auto"/>
            <w:bottom w:val="none" w:sz="0" w:space="0" w:color="auto"/>
            <w:right w:val="none" w:sz="0" w:space="0" w:color="auto"/>
          </w:divBdr>
        </w:div>
        <w:div w:id="1857039863">
          <w:marLeft w:val="0"/>
          <w:marRight w:val="0"/>
          <w:marTop w:val="0"/>
          <w:marBottom w:val="0"/>
          <w:divBdr>
            <w:top w:val="none" w:sz="0" w:space="0" w:color="auto"/>
            <w:left w:val="none" w:sz="0" w:space="0" w:color="auto"/>
            <w:bottom w:val="none" w:sz="0" w:space="0" w:color="auto"/>
            <w:right w:val="none" w:sz="0" w:space="0" w:color="auto"/>
          </w:divBdr>
        </w:div>
        <w:div w:id="1882863876">
          <w:marLeft w:val="0"/>
          <w:marRight w:val="0"/>
          <w:marTop w:val="0"/>
          <w:marBottom w:val="0"/>
          <w:divBdr>
            <w:top w:val="none" w:sz="0" w:space="0" w:color="auto"/>
            <w:left w:val="none" w:sz="0" w:space="0" w:color="auto"/>
            <w:bottom w:val="none" w:sz="0" w:space="0" w:color="auto"/>
            <w:right w:val="none" w:sz="0" w:space="0" w:color="auto"/>
          </w:divBdr>
        </w:div>
        <w:div w:id="1898006838">
          <w:marLeft w:val="0"/>
          <w:marRight w:val="0"/>
          <w:marTop w:val="0"/>
          <w:marBottom w:val="0"/>
          <w:divBdr>
            <w:top w:val="none" w:sz="0" w:space="0" w:color="auto"/>
            <w:left w:val="none" w:sz="0" w:space="0" w:color="auto"/>
            <w:bottom w:val="none" w:sz="0" w:space="0" w:color="auto"/>
            <w:right w:val="none" w:sz="0" w:space="0" w:color="auto"/>
          </w:divBdr>
        </w:div>
        <w:div w:id="1900703395">
          <w:marLeft w:val="0"/>
          <w:marRight w:val="0"/>
          <w:marTop w:val="0"/>
          <w:marBottom w:val="0"/>
          <w:divBdr>
            <w:top w:val="none" w:sz="0" w:space="0" w:color="auto"/>
            <w:left w:val="none" w:sz="0" w:space="0" w:color="auto"/>
            <w:bottom w:val="none" w:sz="0" w:space="0" w:color="auto"/>
            <w:right w:val="none" w:sz="0" w:space="0" w:color="auto"/>
          </w:divBdr>
        </w:div>
        <w:div w:id="1908489559">
          <w:marLeft w:val="0"/>
          <w:marRight w:val="0"/>
          <w:marTop w:val="0"/>
          <w:marBottom w:val="0"/>
          <w:divBdr>
            <w:top w:val="none" w:sz="0" w:space="0" w:color="auto"/>
            <w:left w:val="none" w:sz="0" w:space="0" w:color="auto"/>
            <w:bottom w:val="none" w:sz="0" w:space="0" w:color="auto"/>
            <w:right w:val="none" w:sz="0" w:space="0" w:color="auto"/>
          </w:divBdr>
        </w:div>
        <w:div w:id="1959529975">
          <w:marLeft w:val="0"/>
          <w:marRight w:val="0"/>
          <w:marTop w:val="0"/>
          <w:marBottom w:val="0"/>
          <w:divBdr>
            <w:top w:val="none" w:sz="0" w:space="0" w:color="auto"/>
            <w:left w:val="none" w:sz="0" w:space="0" w:color="auto"/>
            <w:bottom w:val="none" w:sz="0" w:space="0" w:color="auto"/>
            <w:right w:val="none" w:sz="0" w:space="0" w:color="auto"/>
          </w:divBdr>
        </w:div>
        <w:div w:id="1960910804">
          <w:marLeft w:val="0"/>
          <w:marRight w:val="0"/>
          <w:marTop w:val="0"/>
          <w:marBottom w:val="0"/>
          <w:divBdr>
            <w:top w:val="none" w:sz="0" w:space="0" w:color="auto"/>
            <w:left w:val="none" w:sz="0" w:space="0" w:color="auto"/>
            <w:bottom w:val="none" w:sz="0" w:space="0" w:color="auto"/>
            <w:right w:val="none" w:sz="0" w:space="0" w:color="auto"/>
          </w:divBdr>
        </w:div>
        <w:div w:id="1991639806">
          <w:marLeft w:val="0"/>
          <w:marRight w:val="0"/>
          <w:marTop w:val="0"/>
          <w:marBottom w:val="0"/>
          <w:divBdr>
            <w:top w:val="none" w:sz="0" w:space="0" w:color="auto"/>
            <w:left w:val="none" w:sz="0" w:space="0" w:color="auto"/>
            <w:bottom w:val="none" w:sz="0" w:space="0" w:color="auto"/>
            <w:right w:val="none" w:sz="0" w:space="0" w:color="auto"/>
          </w:divBdr>
        </w:div>
        <w:div w:id="2027948652">
          <w:marLeft w:val="0"/>
          <w:marRight w:val="0"/>
          <w:marTop w:val="0"/>
          <w:marBottom w:val="0"/>
          <w:divBdr>
            <w:top w:val="none" w:sz="0" w:space="0" w:color="auto"/>
            <w:left w:val="none" w:sz="0" w:space="0" w:color="auto"/>
            <w:bottom w:val="none" w:sz="0" w:space="0" w:color="auto"/>
            <w:right w:val="none" w:sz="0" w:space="0" w:color="auto"/>
          </w:divBdr>
        </w:div>
        <w:div w:id="2049406180">
          <w:marLeft w:val="0"/>
          <w:marRight w:val="0"/>
          <w:marTop w:val="0"/>
          <w:marBottom w:val="0"/>
          <w:divBdr>
            <w:top w:val="none" w:sz="0" w:space="0" w:color="auto"/>
            <w:left w:val="none" w:sz="0" w:space="0" w:color="auto"/>
            <w:bottom w:val="none" w:sz="0" w:space="0" w:color="auto"/>
            <w:right w:val="none" w:sz="0" w:space="0" w:color="auto"/>
          </w:divBdr>
        </w:div>
        <w:div w:id="2084135025">
          <w:marLeft w:val="0"/>
          <w:marRight w:val="0"/>
          <w:marTop w:val="0"/>
          <w:marBottom w:val="0"/>
          <w:divBdr>
            <w:top w:val="none" w:sz="0" w:space="0" w:color="auto"/>
            <w:left w:val="none" w:sz="0" w:space="0" w:color="auto"/>
            <w:bottom w:val="none" w:sz="0" w:space="0" w:color="auto"/>
            <w:right w:val="none" w:sz="0" w:space="0" w:color="auto"/>
          </w:divBdr>
        </w:div>
      </w:divsChild>
    </w:div>
    <w:div w:id="1854879684">
      <w:bodyDiv w:val="1"/>
      <w:marLeft w:val="0"/>
      <w:marRight w:val="0"/>
      <w:marTop w:val="0"/>
      <w:marBottom w:val="0"/>
      <w:divBdr>
        <w:top w:val="none" w:sz="0" w:space="0" w:color="auto"/>
        <w:left w:val="none" w:sz="0" w:space="0" w:color="auto"/>
        <w:bottom w:val="none" w:sz="0" w:space="0" w:color="auto"/>
        <w:right w:val="none" w:sz="0" w:space="0" w:color="auto"/>
      </w:divBdr>
    </w:div>
    <w:div w:id="1860896307">
      <w:bodyDiv w:val="1"/>
      <w:marLeft w:val="0"/>
      <w:marRight w:val="0"/>
      <w:marTop w:val="0"/>
      <w:marBottom w:val="0"/>
      <w:divBdr>
        <w:top w:val="none" w:sz="0" w:space="0" w:color="auto"/>
        <w:left w:val="none" w:sz="0" w:space="0" w:color="auto"/>
        <w:bottom w:val="none" w:sz="0" w:space="0" w:color="auto"/>
        <w:right w:val="none" w:sz="0" w:space="0" w:color="auto"/>
      </w:divBdr>
    </w:div>
    <w:div w:id="1878003021">
      <w:bodyDiv w:val="1"/>
      <w:marLeft w:val="0"/>
      <w:marRight w:val="0"/>
      <w:marTop w:val="0"/>
      <w:marBottom w:val="0"/>
      <w:divBdr>
        <w:top w:val="none" w:sz="0" w:space="0" w:color="auto"/>
        <w:left w:val="none" w:sz="0" w:space="0" w:color="auto"/>
        <w:bottom w:val="none" w:sz="0" w:space="0" w:color="auto"/>
        <w:right w:val="none" w:sz="0" w:space="0" w:color="auto"/>
      </w:divBdr>
    </w:div>
    <w:div w:id="1887714748">
      <w:bodyDiv w:val="1"/>
      <w:marLeft w:val="0"/>
      <w:marRight w:val="0"/>
      <w:marTop w:val="0"/>
      <w:marBottom w:val="0"/>
      <w:divBdr>
        <w:top w:val="none" w:sz="0" w:space="0" w:color="auto"/>
        <w:left w:val="none" w:sz="0" w:space="0" w:color="auto"/>
        <w:bottom w:val="none" w:sz="0" w:space="0" w:color="auto"/>
        <w:right w:val="none" w:sz="0" w:space="0" w:color="auto"/>
      </w:divBdr>
    </w:div>
    <w:div w:id="1945502540">
      <w:bodyDiv w:val="1"/>
      <w:marLeft w:val="0"/>
      <w:marRight w:val="0"/>
      <w:marTop w:val="0"/>
      <w:marBottom w:val="0"/>
      <w:divBdr>
        <w:top w:val="none" w:sz="0" w:space="0" w:color="auto"/>
        <w:left w:val="none" w:sz="0" w:space="0" w:color="auto"/>
        <w:bottom w:val="none" w:sz="0" w:space="0" w:color="auto"/>
        <w:right w:val="none" w:sz="0" w:space="0" w:color="auto"/>
      </w:divBdr>
    </w:div>
    <w:div w:id="1958754840">
      <w:bodyDiv w:val="1"/>
      <w:marLeft w:val="0"/>
      <w:marRight w:val="0"/>
      <w:marTop w:val="0"/>
      <w:marBottom w:val="0"/>
      <w:divBdr>
        <w:top w:val="none" w:sz="0" w:space="0" w:color="auto"/>
        <w:left w:val="none" w:sz="0" w:space="0" w:color="auto"/>
        <w:bottom w:val="none" w:sz="0" w:space="0" w:color="auto"/>
        <w:right w:val="none" w:sz="0" w:space="0" w:color="auto"/>
      </w:divBdr>
      <w:divsChild>
        <w:div w:id="60760014">
          <w:marLeft w:val="0"/>
          <w:marRight w:val="0"/>
          <w:marTop w:val="0"/>
          <w:marBottom w:val="0"/>
          <w:divBdr>
            <w:top w:val="none" w:sz="0" w:space="0" w:color="auto"/>
            <w:left w:val="none" w:sz="0" w:space="0" w:color="auto"/>
            <w:bottom w:val="none" w:sz="0" w:space="0" w:color="auto"/>
            <w:right w:val="none" w:sz="0" w:space="0" w:color="auto"/>
          </w:divBdr>
        </w:div>
        <w:div w:id="215973451">
          <w:marLeft w:val="0"/>
          <w:marRight w:val="0"/>
          <w:marTop w:val="0"/>
          <w:marBottom w:val="0"/>
          <w:divBdr>
            <w:top w:val="none" w:sz="0" w:space="0" w:color="auto"/>
            <w:left w:val="none" w:sz="0" w:space="0" w:color="auto"/>
            <w:bottom w:val="none" w:sz="0" w:space="0" w:color="auto"/>
            <w:right w:val="none" w:sz="0" w:space="0" w:color="auto"/>
          </w:divBdr>
        </w:div>
        <w:div w:id="272052773">
          <w:marLeft w:val="0"/>
          <w:marRight w:val="0"/>
          <w:marTop w:val="0"/>
          <w:marBottom w:val="0"/>
          <w:divBdr>
            <w:top w:val="none" w:sz="0" w:space="0" w:color="auto"/>
            <w:left w:val="none" w:sz="0" w:space="0" w:color="auto"/>
            <w:bottom w:val="none" w:sz="0" w:space="0" w:color="auto"/>
            <w:right w:val="none" w:sz="0" w:space="0" w:color="auto"/>
          </w:divBdr>
        </w:div>
        <w:div w:id="275329779">
          <w:marLeft w:val="0"/>
          <w:marRight w:val="0"/>
          <w:marTop w:val="0"/>
          <w:marBottom w:val="0"/>
          <w:divBdr>
            <w:top w:val="none" w:sz="0" w:space="0" w:color="auto"/>
            <w:left w:val="none" w:sz="0" w:space="0" w:color="auto"/>
            <w:bottom w:val="none" w:sz="0" w:space="0" w:color="auto"/>
            <w:right w:val="none" w:sz="0" w:space="0" w:color="auto"/>
          </w:divBdr>
        </w:div>
        <w:div w:id="294145426">
          <w:marLeft w:val="0"/>
          <w:marRight w:val="0"/>
          <w:marTop w:val="0"/>
          <w:marBottom w:val="0"/>
          <w:divBdr>
            <w:top w:val="none" w:sz="0" w:space="0" w:color="auto"/>
            <w:left w:val="none" w:sz="0" w:space="0" w:color="auto"/>
            <w:bottom w:val="none" w:sz="0" w:space="0" w:color="auto"/>
            <w:right w:val="none" w:sz="0" w:space="0" w:color="auto"/>
          </w:divBdr>
        </w:div>
        <w:div w:id="319430642">
          <w:marLeft w:val="0"/>
          <w:marRight w:val="0"/>
          <w:marTop w:val="0"/>
          <w:marBottom w:val="0"/>
          <w:divBdr>
            <w:top w:val="none" w:sz="0" w:space="0" w:color="auto"/>
            <w:left w:val="none" w:sz="0" w:space="0" w:color="auto"/>
            <w:bottom w:val="none" w:sz="0" w:space="0" w:color="auto"/>
            <w:right w:val="none" w:sz="0" w:space="0" w:color="auto"/>
          </w:divBdr>
        </w:div>
        <w:div w:id="480119187">
          <w:marLeft w:val="0"/>
          <w:marRight w:val="0"/>
          <w:marTop w:val="0"/>
          <w:marBottom w:val="0"/>
          <w:divBdr>
            <w:top w:val="none" w:sz="0" w:space="0" w:color="auto"/>
            <w:left w:val="none" w:sz="0" w:space="0" w:color="auto"/>
            <w:bottom w:val="none" w:sz="0" w:space="0" w:color="auto"/>
            <w:right w:val="none" w:sz="0" w:space="0" w:color="auto"/>
          </w:divBdr>
        </w:div>
        <w:div w:id="620065086">
          <w:marLeft w:val="0"/>
          <w:marRight w:val="0"/>
          <w:marTop w:val="0"/>
          <w:marBottom w:val="0"/>
          <w:divBdr>
            <w:top w:val="none" w:sz="0" w:space="0" w:color="auto"/>
            <w:left w:val="none" w:sz="0" w:space="0" w:color="auto"/>
            <w:bottom w:val="none" w:sz="0" w:space="0" w:color="auto"/>
            <w:right w:val="none" w:sz="0" w:space="0" w:color="auto"/>
          </w:divBdr>
        </w:div>
        <w:div w:id="679891974">
          <w:marLeft w:val="0"/>
          <w:marRight w:val="0"/>
          <w:marTop w:val="0"/>
          <w:marBottom w:val="0"/>
          <w:divBdr>
            <w:top w:val="none" w:sz="0" w:space="0" w:color="auto"/>
            <w:left w:val="none" w:sz="0" w:space="0" w:color="auto"/>
            <w:bottom w:val="none" w:sz="0" w:space="0" w:color="auto"/>
            <w:right w:val="none" w:sz="0" w:space="0" w:color="auto"/>
          </w:divBdr>
        </w:div>
        <w:div w:id="730268993">
          <w:marLeft w:val="0"/>
          <w:marRight w:val="0"/>
          <w:marTop w:val="0"/>
          <w:marBottom w:val="0"/>
          <w:divBdr>
            <w:top w:val="none" w:sz="0" w:space="0" w:color="auto"/>
            <w:left w:val="none" w:sz="0" w:space="0" w:color="auto"/>
            <w:bottom w:val="none" w:sz="0" w:space="0" w:color="auto"/>
            <w:right w:val="none" w:sz="0" w:space="0" w:color="auto"/>
          </w:divBdr>
        </w:div>
        <w:div w:id="755177805">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889655468">
          <w:marLeft w:val="0"/>
          <w:marRight w:val="0"/>
          <w:marTop w:val="0"/>
          <w:marBottom w:val="0"/>
          <w:divBdr>
            <w:top w:val="none" w:sz="0" w:space="0" w:color="auto"/>
            <w:left w:val="none" w:sz="0" w:space="0" w:color="auto"/>
            <w:bottom w:val="none" w:sz="0" w:space="0" w:color="auto"/>
            <w:right w:val="none" w:sz="0" w:space="0" w:color="auto"/>
          </w:divBdr>
        </w:div>
        <w:div w:id="966937551">
          <w:marLeft w:val="0"/>
          <w:marRight w:val="0"/>
          <w:marTop w:val="0"/>
          <w:marBottom w:val="0"/>
          <w:divBdr>
            <w:top w:val="none" w:sz="0" w:space="0" w:color="auto"/>
            <w:left w:val="none" w:sz="0" w:space="0" w:color="auto"/>
            <w:bottom w:val="none" w:sz="0" w:space="0" w:color="auto"/>
            <w:right w:val="none" w:sz="0" w:space="0" w:color="auto"/>
          </w:divBdr>
        </w:div>
        <w:div w:id="1336614704">
          <w:marLeft w:val="0"/>
          <w:marRight w:val="0"/>
          <w:marTop w:val="0"/>
          <w:marBottom w:val="0"/>
          <w:divBdr>
            <w:top w:val="none" w:sz="0" w:space="0" w:color="auto"/>
            <w:left w:val="none" w:sz="0" w:space="0" w:color="auto"/>
            <w:bottom w:val="none" w:sz="0" w:space="0" w:color="auto"/>
            <w:right w:val="none" w:sz="0" w:space="0" w:color="auto"/>
          </w:divBdr>
        </w:div>
        <w:div w:id="1422067212">
          <w:marLeft w:val="0"/>
          <w:marRight w:val="0"/>
          <w:marTop w:val="0"/>
          <w:marBottom w:val="0"/>
          <w:divBdr>
            <w:top w:val="none" w:sz="0" w:space="0" w:color="auto"/>
            <w:left w:val="none" w:sz="0" w:space="0" w:color="auto"/>
            <w:bottom w:val="none" w:sz="0" w:space="0" w:color="auto"/>
            <w:right w:val="none" w:sz="0" w:space="0" w:color="auto"/>
          </w:divBdr>
        </w:div>
        <w:div w:id="1474637678">
          <w:marLeft w:val="0"/>
          <w:marRight w:val="0"/>
          <w:marTop w:val="0"/>
          <w:marBottom w:val="0"/>
          <w:divBdr>
            <w:top w:val="none" w:sz="0" w:space="0" w:color="auto"/>
            <w:left w:val="none" w:sz="0" w:space="0" w:color="auto"/>
            <w:bottom w:val="none" w:sz="0" w:space="0" w:color="auto"/>
            <w:right w:val="none" w:sz="0" w:space="0" w:color="auto"/>
          </w:divBdr>
        </w:div>
        <w:div w:id="1478453265">
          <w:marLeft w:val="0"/>
          <w:marRight w:val="0"/>
          <w:marTop w:val="0"/>
          <w:marBottom w:val="0"/>
          <w:divBdr>
            <w:top w:val="none" w:sz="0" w:space="0" w:color="auto"/>
            <w:left w:val="none" w:sz="0" w:space="0" w:color="auto"/>
            <w:bottom w:val="none" w:sz="0" w:space="0" w:color="auto"/>
            <w:right w:val="none" w:sz="0" w:space="0" w:color="auto"/>
          </w:divBdr>
        </w:div>
        <w:div w:id="1752655816">
          <w:marLeft w:val="0"/>
          <w:marRight w:val="0"/>
          <w:marTop w:val="0"/>
          <w:marBottom w:val="0"/>
          <w:divBdr>
            <w:top w:val="none" w:sz="0" w:space="0" w:color="auto"/>
            <w:left w:val="none" w:sz="0" w:space="0" w:color="auto"/>
            <w:bottom w:val="none" w:sz="0" w:space="0" w:color="auto"/>
            <w:right w:val="none" w:sz="0" w:space="0" w:color="auto"/>
          </w:divBdr>
        </w:div>
        <w:div w:id="1796287026">
          <w:marLeft w:val="0"/>
          <w:marRight w:val="0"/>
          <w:marTop w:val="0"/>
          <w:marBottom w:val="0"/>
          <w:divBdr>
            <w:top w:val="none" w:sz="0" w:space="0" w:color="auto"/>
            <w:left w:val="none" w:sz="0" w:space="0" w:color="auto"/>
            <w:bottom w:val="none" w:sz="0" w:space="0" w:color="auto"/>
            <w:right w:val="none" w:sz="0" w:space="0" w:color="auto"/>
          </w:divBdr>
        </w:div>
        <w:div w:id="1875923624">
          <w:marLeft w:val="0"/>
          <w:marRight w:val="0"/>
          <w:marTop w:val="0"/>
          <w:marBottom w:val="0"/>
          <w:divBdr>
            <w:top w:val="none" w:sz="0" w:space="0" w:color="auto"/>
            <w:left w:val="none" w:sz="0" w:space="0" w:color="auto"/>
            <w:bottom w:val="none" w:sz="0" w:space="0" w:color="auto"/>
            <w:right w:val="none" w:sz="0" w:space="0" w:color="auto"/>
          </w:divBdr>
        </w:div>
        <w:div w:id="2013684600">
          <w:marLeft w:val="0"/>
          <w:marRight w:val="0"/>
          <w:marTop w:val="0"/>
          <w:marBottom w:val="0"/>
          <w:divBdr>
            <w:top w:val="none" w:sz="0" w:space="0" w:color="auto"/>
            <w:left w:val="none" w:sz="0" w:space="0" w:color="auto"/>
            <w:bottom w:val="none" w:sz="0" w:space="0" w:color="auto"/>
            <w:right w:val="none" w:sz="0" w:space="0" w:color="auto"/>
          </w:divBdr>
        </w:div>
        <w:div w:id="2024285186">
          <w:marLeft w:val="0"/>
          <w:marRight w:val="0"/>
          <w:marTop w:val="0"/>
          <w:marBottom w:val="0"/>
          <w:divBdr>
            <w:top w:val="none" w:sz="0" w:space="0" w:color="auto"/>
            <w:left w:val="none" w:sz="0" w:space="0" w:color="auto"/>
            <w:bottom w:val="none" w:sz="0" w:space="0" w:color="auto"/>
            <w:right w:val="none" w:sz="0" w:space="0" w:color="auto"/>
          </w:divBdr>
        </w:div>
        <w:div w:id="2079210843">
          <w:marLeft w:val="0"/>
          <w:marRight w:val="0"/>
          <w:marTop w:val="0"/>
          <w:marBottom w:val="0"/>
          <w:divBdr>
            <w:top w:val="none" w:sz="0" w:space="0" w:color="auto"/>
            <w:left w:val="none" w:sz="0" w:space="0" w:color="auto"/>
            <w:bottom w:val="none" w:sz="0" w:space="0" w:color="auto"/>
            <w:right w:val="none" w:sz="0" w:space="0" w:color="auto"/>
          </w:divBdr>
        </w:div>
        <w:div w:id="2084715331">
          <w:marLeft w:val="0"/>
          <w:marRight w:val="0"/>
          <w:marTop w:val="0"/>
          <w:marBottom w:val="0"/>
          <w:divBdr>
            <w:top w:val="none" w:sz="0" w:space="0" w:color="auto"/>
            <w:left w:val="none" w:sz="0" w:space="0" w:color="auto"/>
            <w:bottom w:val="none" w:sz="0" w:space="0" w:color="auto"/>
            <w:right w:val="none" w:sz="0" w:space="0" w:color="auto"/>
          </w:divBdr>
        </w:div>
        <w:div w:id="2125466858">
          <w:marLeft w:val="0"/>
          <w:marRight w:val="0"/>
          <w:marTop w:val="0"/>
          <w:marBottom w:val="0"/>
          <w:divBdr>
            <w:top w:val="none" w:sz="0" w:space="0" w:color="auto"/>
            <w:left w:val="none" w:sz="0" w:space="0" w:color="auto"/>
            <w:bottom w:val="none" w:sz="0" w:space="0" w:color="auto"/>
            <w:right w:val="none" w:sz="0" w:space="0" w:color="auto"/>
          </w:divBdr>
        </w:div>
      </w:divsChild>
    </w:div>
    <w:div w:id="2003119637">
      <w:bodyDiv w:val="1"/>
      <w:marLeft w:val="0"/>
      <w:marRight w:val="0"/>
      <w:marTop w:val="0"/>
      <w:marBottom w:val="0"/>
      <w:divBdr>
        <w:top w:val="none" w:sz="0" w:space="0" w:color="auto"/>
        <w:left w:val="none" w:sz="0" w:space="0" w:color="auto"/>
        <w:bottom w:val="none" w:sz="0" w:space="0" w:color="auto"/>
        <w:right w:val="none" w:sz="0" w:space="0" w:color="auto"/>
      </w:divBdr>
    </w:div>
    <w:div w:id="20411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psycnet.apa.org/doi/10.1037/0096-1523.17.1.77" TargetMode="External"/><Relationship Id="rId18" Type="http://schemas.openxmlformats.org/officeDocument/2006/relationships/hyperlink" Target="http://psycnet.apa.org/doi/10.1037/10101-007" TargetMode="External"/><Relationship Id="rId26" Type="http://schemas.openxmlformats.org/officeDocument/2006/relationships/hyperlink" Target="http://doi.org/10.3758/BF03203264" TargetMode="External"/><Relationship Id="rId39" Type="http://schemas.openxmlformats.org/officeDocument/2006/relationships/hyperlink" Target="http://doi.org/10.1068/p130619" TargetMode="External"/><Relationship Id="rId21" Type="http://schemas.openxmlformats.org/officeDocument/2006/relationships/hyperlink" Target="http://doi.org/10.3758/BF03207814" TargetMode="External"/><Relationship Id="rId34" Type="http://schemas.openxmlformats.org/officeDocument/2006/relationships/hyperlink" Target="http://doi.org/S0896627304002636" TargetMode="External"/><Relationship Id="rId42" Type="http://schemas.openxmlformats.org/officeDocument/2006/relationships/hyperlink" Target="http://doi.org/10.1152/jn.01106.2007" TargetMode="External"/><Relationship Id="rId47" Type="http://schemas.openxmlformats.org/officeDocument/2006/relationships/hyperlink" Target="http://doi.org/10.1016/0001-6918(75)90019-0"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758/BF03202901" TargetMode="External"/><Relationship Id="rId29" Type="http://schemas.openxmlformats.org/officeDocument/2006/relationships/hyperlink" Target="http://doi.org/10.1007/BF00318420" TargetMode="External"/><Relationship Id="rId11" Type="http://schemas.openxmlformats.org/officeDocument/2006/relationships/hyperlink" Target="http://doi.org/10.1016/j.brainres.2013.09.014" TargetMode="External"/><Relationship Id="rId24" Type="http://schemas.openxmlformats.org/officeDocument/2006/relationships/hyperlink" Target="http://doi.org/10.1037/0096-1523.14.3.331" TargetMode="External"/><Relationship Id="rId32" Type="http://schemas.openxmlformats.org/officeDocument/2006/relationships/hyperlink" Target="http://doi.org/10.1037//0096-1523.28.6.1303" TargetMode="External"/><Relationship Id="rId37" Type="http://schemas.openxmlformats.org/officeDocument/2006/relationships/hyperlink" Target="http://doi.org/10.3758/BF03208218" TargetMode="External"/><Relationship Id="rId40" Type="http://schemas.openxmlformats.org/officeDocument/2006/relationships/hyperlink" Target="http://doi.org/10.1126/science.4001937" TargetMode="External"/><Relationship Id="rId45" Type="http://schemas.openxmlformats.org/officeDocument/2006/relationships/hyperlink" Target="http://psycnet.apa.org/doi/10.1016/0001-6918(74)90032-8"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doi.org/10.1016/j.cub.2013.12.001" TargetMode="External"/><Relationship Id="rId31" Type="http://schemas.openxmlformats.org/officeDocument/2006/relationships/hyperlink" Target="http://doi.org/10.1167/14.3.26" TargetMode="External"/><Relationship Id="rId44" Type="http://schemas.openxmlformats.org/officeDocument/2006/relationships/hyperlink" Target="http://doi.org/10.1037/0033-295X.95.1.1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oi.org/10.3758/BF03205306" TargetMode="External"/><Relationship Id="rId22" Type="http://schemas.openxmlformats.org/officeDocument/2006/relationships/hyperlink" Target="https://doi.org/10.3758/BF03204265" TargetMode="External"/><Relationship Id="rId27" Type="http://schemas.openxmlformats.org/officeDocument/2006/relationships/hyperlink" Target="http://doi.org/10.1016/j.tics.2004.08.007" TargetMode="External"/><Relationship Id="rId30" Type="http://schemas.openxmlformats.org/officeDocument/2006/relationships/hyperlink" Target="http://doi.org/10.1068/p3251" TargetMode="External"/><Relationship Id="rId35" Type="http://schemas.openxmlformats.org/officeDocument/2006/relationships/hyperlink" Target="http://doi.org/10.1016/0010-0285(82)90010-X" TargetMode="External"/><Relationship Id="rId43" Type="http://schemas.openxmlformats.org/officeDocument/2006/relationships/hyperlink" Target="http://doi.org/10.1162/jocn.2010.21422" TargetMode="External"/><Relationship Id="rId48" Type="http://schemas.openxmlformats.org/officeDocument/2006/relationships/hyperlink" Target="http://doi.org/10.3758/APP"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doi.org/10.1068/p180181" TargetMode="External"/><Relationship Id="rId17" Type="http://schemas.openxmlformats.org/officeDocument/2006/relationships/hyperlink" Target="https://doi.org/10.1016/C2013-0-10517-X" TargetMode="External"/><Relationship Id="rId25" Type="http://schemas.openxmlformats.org/officeDocument/2006/relationships/hyperlink" Target="https://doi.org/10.1016/j.biopsycho.2016.10.012" TargetMode="External"/><Relationship Id="rId33" Type="http://schemas.openxmlformats.org/officeDocument/2006/relationships/hyperlink" Target="http://doi.org/10.1037//0096-1523.28.6.1303" TargetMode="External"/><Relationship Id="rId38" Type="http://schemas.openxmlformats.org/officeDocument/2006/relationships/hyperlink" Target="http://doi.org/10.1111/j.2164-0947.1962.tb01433.x" TargetMode="External"/><Relationship Id="rId46" Type="http://schemas.openxmlformats.org/officeDocument/2006/relationships/hyperlink" Target="http://doi.org/10.3758/BF03207519" TargetMode="External"/><Relationship Id="rId20" Type="http://schemas.openxmlformats.org/officeDocument/2006/relationships/hyperlink" Target="http://doi.org/10.3758/BF03203267" TargetMode="External"/><Relationship Id="rId41" Type="http://schemas.openxmlformats.org/officeDocument/2006/relationships/hyperlink" Target="http://doi.org/10.1167/6.9.1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80/14640747308400342" TargetMode="External"/><Relationship Id="rId23" Type="http://schemas.openxmlformats.org/officeDocument/2006/relationships/hyperlink" Target="http://dx.doi.org/10.1037/0096-1523.16.3.538" TargetMode="External"/><Relationship Id="rId28" Type="http://schemas.openxmlformats.org/officeDocument/2006/relationships/hyperlink" Target="http://doi.org/10.1037/0096-1523.16.4.843" TargetMode="External"/><Relationship Id="rId36" Type="http://schemas.openxmlformats.org/officeDocument/2006/relationships/hyperlink" Target="https://doi.org/10.1016/j.visres.2010.09.003" TargetMode="External"/><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FD09F-0AA0-BB46-8A7E-7B6A0252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42</Pages>
  <Words>11134</Words>
  <Characters>63468</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176</cp:revision>
  <dcterms:created xsi:type="dcterms:W3CDTF">2021-09-15T15:15:00Z</dcterms:created>
  <dcterms:modified xsi:type="dcterms:W3CDTF">2022-01-05T20:27:00Z</dcterms:modified>
</cp:coreProperties>
</file>